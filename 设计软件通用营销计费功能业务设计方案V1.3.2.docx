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29F84" w14:textId="77777777" w:rsidR="00790D3E" w:rsidRPr="00673E06" w:rsidRDefault="00790D3E" w:rsidP="00B76A79">
      <w:pPr>
        <w:pStyle w:val="a3"/>
        <w:numPr>
          <w:ilvl w:val="0"/>
          <w:numId w:val="1"/>
        </w:numPr>
        <w:ind w:leftChars="-202" w:left="-424" w:firstLineChars="0" w:firstLine="0"/>
        <w:jc w:val="center"/>
        <w:outlineLvl w:val="0"/>
        <w:rPr>
          <w:rFonts w:ascii="宋体" w:eastAsia="宋体" w:hAnsi="宋体"/>
          <w:b/>
          <w:sz w:val="44"/>
        </w:rPr>
      </w:pPr>
      <w:r w:rsidRPr="00673E06">
        <w:rPr>
          <w:rFonts w:ascii="宋体" w:eastAsia="宋体" w:hAnsi="宋体" w:hint="eastAsia"/>
          <w:b/>
          <w:sz w:val="44"/>
        </w:rPr>
        <w:t>通用营销计费功能业务设计方案</w:t>
      </w:r>
    </w:p>
    <w:p w14:paraId="51C9C84D" w14:textId="20E97C17" w:rsidR="006476A3" w:rsidRPr="00673E06" w:rsidRDefault="006476A3" w:rsidP="00B76A79">
      <w:pPr>
        <w:pStyle w:val="a3"/>
        <w:numPr>
          <w:ilvl w:val="1"/>
          <w:numId w:val="1"/>
        </w:numPr>
        <w:ind w:firstLineChars="0" w:firstLine="0"/>
        <w:outlineLvl w:val="1"/>
        <w:rPr>
          <w:rFonts w:ascii="宋体" w:eastAsia="宋体" w:hAnsi="宋体"/>
          <w:b/>
          <w:sz w:val="36"/>
        </w:rPr>
      </w:pPr>
      <w:r w:rsidRPr="00673E06">
        <w:rPr>
          <w:rFonts w:ascii="宋体" w:eastAsia="宋体" w:hAnsi="宋体" w:hint="eastAsia"/>
          <w:b/>
          <w:sz w:val="36"/>
        </w:rPr>
        <w:t>业务术语定义说明</w:t>
      </w:r>
    </w:p>
    <w:tbl>
      <w:tblPr>
        <w:tblStyle w:val="a9"/>
        <w:tblW w:w="9634" w:type="dxa"/>
        <w:tblLook w:val="04A0" w:firstRow="1" w:lastRow="0" w:firstColumn="1" w:lastColumn="0" w:noHBand="0" w:noVBand="1"/>
      </w:tblPr>
      <w:tblGrid>
        <w:gridCol w:w="562"/>
        <w:gridCol w:w="1985"/>
        <w:gridCol w:w="4252"/>
        <w:gridCol w:w="2835"/>
      </w:tblGrid>
      <w:tr w:rsidR="00422529" w:rsidRPr="00673E06" w14:paraId="2C2792BC" w14:textId="77777777" w:rsidTr="00C1415E">
        <w:tc>
          <w:tcPr>
            <w:tcW w:w="562" w:type="dxa"/>
            <w:shd w:val="clear" w:color="auto" w:fill="B4C6E7" w:themeFill="accent1" w:themeFillTint="66"/>
          </w:tcPr>
          <w:p w14:paraId="5976031D" w14:textId="0A063A4F" w:rsidR="00422529" w:rsidRPr="00673E06" w:rsidRDefault="00422529" w:rsidP="00422529">
            <w:pPr>
              <w:jc w:val="center"/>
              <w:rPr>
                <w:rFonts w:ascii="宋体" w:eastAsia="宋体" w:hAnsi="宋体"/>
                <w:b/>
              </w:rPr>
            </w:pPr>
            <w:r w:rsidRPr="00673E06">
              <w:rPr>
                <w:rFonts w:ascii="宋体" w:eastAsia="宋体" w:hAnsi="宋体" w:hint="eastAsia"/>
                <w:b/>
              </w:rPr>
              <w:t>分类</w:t>
            </w:r>
          </w:p>
        </w:tc>
        <w:tc>
          <w:tcPr>
            <w:tcW w:w="1985" w:type="dxa"/>
            <w:shd w:val="clear" w:color="auto" w:fill="B4C6E7" w:themeFill="accent1" w:themeFillTint="66"/>
          </w:tcPr>
          <w:p w14:paraId="53344898" w14:textId="2A2B4800" w:rsidR="00422529" w:rsidRPr="00673E06" w:rsidRDefault="00422529" w:rsidP="00422529">
            <w:pPr>
              <w:jc w:val="center"/>
              <w:rPr>
                <w:rFonts w:ascii="宋体" w:eastAsia="宋体" w:hAnsi="宋体"/>
                <w:b/>
              </w:rPr>
            </w:pPr>
            <w:r w:rsidRPr="00673E06">
              <w:rPr>
                <w:rFonts w:ascii="宋体" w:eastAsia="宋体" w:hAnsi="宋体" w:hint="eastAsia"/>
                <w:b/>
              </w:rPr>
              <w:t>术语</w:t>
            </w:r>
          </w:p>
        </w:tc>
        <w:tc>
          <w:tcPr>
            <w:tcW w:w="4252" w:type="dxa"/>
            <w:shd w:val="clear" w:color="auto" w:fill="B4C6E7" w:themeFill="accent1" w:themeFillTint="66"/>
          </w:tcPr>
          <w:p w14:paraId="17D1D13A" w14:textId="475BF4AD" w:rsidR="00422529" w:rsidRPr="00673E06" w:rsidRDefault="00422529" w:rsidP="00422529">
            <w:pPr>
              <w:jc w:val="center"/>
              <w:rPr>
                <w:rFonts w:ascii="宋体" w:eastAsia="宋体" w:hAnsi="宋体"/>
                <w:b/>
              </w:rPr>
            </w:pPr>
            <w:r w:rsidRPr="00673E06">
              <w:rPr>
                <w:rFonts w:ascii="宋体" w:eastAsia="宋体" w:hAnsi="宋体" w:hint="eastAsia"/>
                <w:b/>
              </w:rPr>
              <w:t>术语定义</w:t>
            </w:r>
          </w:p>
        </w:tc>
        <w:tc>
          <w:tcPr>
            <w:tcW w:w="2835" w:type="dxa"/>
            <w:shd w:val="clear" w:color="auto" w:fill="B4C6E7" w:themeFill="accent1" w:themeFillTint="66"/>
          </w:tcPr>
          <w:p w14:paraId="67546806" w14:textId="0C5CFC8F" w:rsidR="00422529" w:rsidRPr="00673E06" w:rsidRDefault="00422529" w:rsidP="00422529">
            <w:pPr>
              <w:jc w:val="center"/>
              <w:rPr>
                <w:rFonts w:ascii="宋体" w:eastAsia="宋体" w:hAnsi="宋体"/>
                <w:b/>
              </w:rPr>
            </w:pPr>
            <w:r w:rsidRPr="00673E06">
              <w:rPr>
                <w:rFonts w:ascii="宋体" w:eastAsia="宋体" w:hAnsi="宋体" w:hint="eastAsia"/>
                <w:b/>
              </w:rPr>
              <w:t>术语可选值举例</w:t>
            </w:r>
          </w:p>
        </w:tc>
      </w:tr>
      <w:tr w:rsidR="00422529" w:rsidRPr="00673E06" w14:paraId="434CAB8C" w14:textId="77777777" w:rsidTr="00C1415E">
        <w:tc>
          <w:tcPr>
            <w:tcW w:w="562" w:type="dxa"/>
            <w:vMerge w:val="restart"/>
          </w:tcPr>
          <w:p w14:paraId="17EDC1D4" w14:textId="17B9F577" w:rsidR="00422529" w:rsidRPr="00673E06" w:rsidRDefault="00422529" w:rsidP="006476A3">
            <w:pPr>
              <w:rPr>
                <w:rFonts w:ascii="宋体" w:eastAsia="宋体" w:hAnsi="宋体"/>
              </w:rPr>
            </w:pPr>
            <w:r w:rsidRPr="00673E06">
              <w:rPr>
                <w:rFonts w:ascii="宋体" w:eastAsia="宋体" w:hAnsi="宋体" w:hint="eastAsia"/>
              </w:rPr>
              <w:t>计费项目类</w:t>
            </w:r>
          </w:p>
        </w:tc>
        <w:tc>
          <w:tcPr>
            <w:tcW w:w="1985" w:type="dxa"/>
          </w:tcPr>
          <w:p w14:paraId="05350700" w14:textId="7ED21E6A"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计费项目分类</w:t>
            </w:r>
          </w:p>
        </w:tc>
        <w:tc>
          <w:tcPr>
            <w:tcW w:w="4252" w:type="dxa"/>
          </w:tcPr>
          <w:p w14:paraId="5E5A302A" w14:textId="45D5300A" w:rsidR="00422529" w:rsidRPr="00673E06" w:rsidRDefault="00422529" w:rsidP="006476A3">
            <w:pPr>
              <w:rPr>
                <w:rFonts w:ascii="宋体" w:eastAsia="宋体" w:hAnsi="宋体"/>
              </w:rPr>
            </w:pPr>
            <w:r w:rsidRPr="00673E06">
              <w:rPr>
                <w:rFonts w:ascii="宋体" w:eastAsia="宋体" w:hAnsi="宋体" w:hint="eastAsia"/>
              </w:rPr>
              <w:t>计费项目归属的</w:t>
            </w:r>
            <w:r w:rsidR="00CD4F26" w:rsidRPr="00673E06">
              <w:rPr>
                <w:rFonts w:ascii="宋体" w:eastAsia="宋体" w:hAnsi="宋体" w:hint="eastAsia"/>
              </w:rPr>
              <w:t>分类目录；仅用于计费项目分类；</w:t>
            </w:r>
          </w:p>
        </w:tc>
        <w:tc>
          <w:tcPr>
            <w:tcW w:w="2835" w:type="dxa"/>
          </w:tcPr>
          <w:p w14:paraId="44F698B2" w14:textId="3FDF3CBC" w:rsidR="00422529" w:rsidRPr="00673E06" w:rsidRDefault="00422529" w:rsidP="006476A3">
            <w:pPr>
              <w:rPr>
                <w:rFonts w:ascii="宋体" w:eastAsia="宋体" w:hAnsi="宋体"/>
              </w:rPr>
            </w:pPr>
            <w:r w:rsidRPr="00673E06">
              <w:rPr>
                <w:rFonts w:ascii="宋体" w:eastAsia="宋体" w:hAnsi="宋体" w:cs="宋体" w:hint="eastAsia"/>
                <w:color w:val="000000"/>
                <w:kern w:val="0"/>
                <w:sz w:val="22"/>
              </w:rPr>
              <w:t>账户开通类、系统功能类、业务能力类、服务请求类</w:t>
            </w:r>
            <w:r w:rsidR="006A5EBC" w:rsidRPr="00673E06">
              <w:rPr>
                <w:rFonts w:ascii="宋体" w:eastAsia="宋体" w:hAnsi="宋体" w:cs="宋体" w:hint="eastAsia"/>
                <w:color w:val="000000"/>
                <w:kern w:val="0"/>
                <w:sz w:val="22"/>
              </w:rPr>
              <w:t>等</w:t>
            </w:r>
          </w:p>
        </w:tc>
      </w:tr>
      <w:tr w:rsidR="00422529" w:rsidRPr="00673E06" w14:paraId="0E4CE4AA" w14:textId="77777777" w:rsidTr="00C1415E">
        <w:tc>
          <w:tcPr>
            <w:tcW w:w="562" w:type="dxa"/>
            <w:vMerge/>
          </w:tcPr>
          <w:p w14:paraId="63779D7F" w14:textId="77777777" w:rsidR="00422529" w:rsidRPr="00673E06" w:rsidRDefault="00422529" w:rsidP="006476A3">
            <w:pPr>
              <w:rPr>
                <w:rFonts w:ascii="宋体" w:eastAsia="宋体" w:hAnsi="宋体"/>
              </w:rPr>
            </w:pPr>
          </w:p>
        </w:tc>
        <w:tc>
          <w:tcPr>
            <w:tcW w:w="1985" w:type="dxa"/>
          </w:tcPr>
          <w:p w14:paraId="6F5DED41" w14:textId="6E970799"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计费项目子分类</w:t>
            </w:r>
          </w:p>
        </w:tc>
        <w:tc>
          <w:tcPr>
            <w:tcW w:w="4252" w:type="dxa"/>
          </w:tcPr>
          <w:p w14:paraId="0163B6D3" w14:textId="2FD0AD48" w:rsidR="00422529" w:rsidRPr="00673E06" w:rsidRDefault="00CD4F26" w:rsidP="006476A3">
            <w:pPr>
              <w:rPr>
                <w:rFonts w:ascii="宋体" w:eastAsia="宋体" w:hAnsi="宋体"/>
              </w:rPr>
            </w:pPr>
            <w:r w:rsidRPr="00673E06">
              <w:rPr>
                <w:rFonts w:ascii="宋体" w:eastAsia="宋体" w:hAnsi="宋体" w:hint="eastAsia"/>
              </w:rPr>
              <w:t>计费项目分类的二级子分类，用于更清晰标识计费项目分类</w:t>
            </w:r>
          </w:p>
        </w:tc>
        <w:tc>
          <w:tcPr>
            <w:tcW w:w="2835" w:type="dxa"/>
          </w:tcPr>
          <w:p w14:paraId="696978D1" w14:textId="4FCA5C5F" w:rsidR="00422529" w:rsidRPr="00673E06" w:rsidRDefault="00CD4F26" w:rsidP="006476A3">
            <w:pPr>
              <w:rPr>
                <w:rFonts w:ascii="宋体" w:eastAsia="宋体" w:hAnsi="宋体"/>
              </w:rPr>
            </w:pPr>
            <w:r w:rsidRPr="00673E06">
              <w:rPr>
                <w:rFonts w:ascii="宋体" w:eastAsia="宋体" w:hAnsi="宋体" w:cs="宋体" w:hint="eastAsia"/>
                <w:color w:val="000000"/>
                <w:kern w:val="0"/>
                <w:sz w:val="22"/>
              </w:rPr>
              <w:t>设计软件类、功能类等</w:t>
            </w:r>
          </w:p>
        </w:tc>
      </w:tr>
      <w:tr w:rsidR="00422529" w:rsidRPr="00673E06" w14:paraId="20528D0B" w14:textId="77777777" w:rsidTr="00C1415E">
        <w:tc>
          <w:tcPr>
            <w:tcW w:w="562" w:type="dxa"/>
            <w:vMerge/>
          </w:tcPr>
          <w:p w14:paraId="0DBF56F2" w14:textId="77777777" w:rsidR="00422529" w:rsidRPr="00673E06" w:rsidRDefault="00422529" w:rsidP="006476A3">
            <w:pPr>
              <w:rPr>
                <w:rFonts w:ascii="宋体" w:eastAsia="宋体" w:hAnsi="宋体"/>
              </w:rPr>
            </w:pPr>
          </w:p>
        </w:tc>
        <w:tc>
          <w:tcPr>
            <w:tcW w:w="1985" w:type="dxa"/>
          </w:tcPr>
          <w:p w14:paraId="6AE694D7" w14:textId="313398B5"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计费项目名称</w:t>
            </w:r>
          </w:p>
        </w:tc>
        <w:tc>
          <w:tcPr>
            <w:tcW w:w="4252" w:type="dxa"/>
          </w:tcPr>
          <w:p w14:paraId="2AE8E6E1" w14:textId="69B34864" w:rsidR="00422529" w:rsidRPr="00673E06" w:rsidRDefault="006A5EBC" w:rsidP="006476A3">
            <w:pPr>
              <w:rPr>
                <w:rFonts w:ascii="宋体" w:eastAsia="宋体" w:hAnsi="宋体"/>
              </w:rPr>
            </w:pPr>
            <w:r w:rsidRPr="00673E06">
              <w:rPr>
                <w:rFonts w:ascii="宋体" w:eastAsia="宋体" w:hAnsi="宋体" w:hint="eastAsia"/>
              </w:rPr>
              <w:t>用于描述计费项目的名称，且必须唯一</w:t>
            </w:r>
          </w:p>
        </w:tc>
        <w:tc>
          <w:tcPr>
            <w:tcW w:w="2835" w:type="dxa"/>
          </w:tcPr>
          <w:p w14:paraId="43EE196F" w14:textId="6B4AC80A" w:rsidR="00422529" w:rsidRPr="00673E06" w:rsidRDefault="006A5EBC" w:rsidP="006476A3">
            <w:pPr>
              <w:rPr>
                <w:rFonts w:ascii="宋体" w:eastAsia="宋体" w:hAnsi="宋体"/>
              </w:rPr>
            </w:pPr>
            <w:r w:rsidRPr="00673E06">
              <w:rPr>
                <w:rFonts w:ascii="宋体" w:eastAsia="宋体" w:hAnsi="宋体" w:hint="eastAsia"/>
                <w:color w:val="000000"/>
                <w:sz w:val="22"/>
              </w:rPr>
              <w:t>Caxa设计软件账户开通</w:t>
            </w:r>
          </w:p>
        </w:tc>
      </w:tr>
      <w:tr w:rsidR="00422529" w:rsidRPr="00673E06" w14:paraId="79D672B0" w14:textId="77777777" w:rsidTr="00C1415E">
        <w:tc>
          <w:tcPr>
            <w:tcW w:w="562" w:type="dxa"/>
            <w:vMerge/>
          </w:tcPr>
          <w:p w14:paraId="7B786A45" w14:textId="77777777" w:rsidR="00422529" w:rsidRPr="00673E06" w:rsidRDefault="00422529" w:rsidP="006476A3">
            <w:pPr>
              <w:rPr>
                <w:rFonts w:ascii="宋体" w:eastAsia="宋体" w:hAnsi="宋体"/>
              </w:rPr>
            </w:pPr>
          </w:p>
        </w:tc>
        <w:tc>
          <w:tcPr>
            <w:tcW w:w="1985" w:type="dxa"/>
          </w:tcPr>
          <w:p w14:paraId="19F9B10C" w14:textId="4777C462"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计费项目编码</w:t>
            </w:r>
          </w:p>
        </w:tc>
        <w:tc>
          <w:tcPr>
            <w:tcW w:w="4252" w:type="dxa"/>
          </w:tcPr>
          <w:p w14:paraId="1B09C8DE" w14:textId="58D0DE6D" w:rsidR="00422529" w:rsidRPr="00673E06" w:rsidRDefault="006A5EBC" w:rsidP="006476A3">
            <w:pPr>
              <w:rPr>
                <w:rFonts w:ascii="宋体" w:eastAsia="宋体" w:hAnsi="宋体"/>
              </w:rPr>
            </w:pPr>
            <w:r w:rsidRPr="00673E06">
              <w:rPr>
                <w:rFonts w:ascii="宋体" w:eastAsia="宋体" w:hAnsi="宋体" w:hint="eastAsia"/>
              </w:rPr>
              <w:t>用于描述计费项目的唯一编码值，且必须唯一</w:t>
            </w:r>
          </w:p>
        </w:tc>
        <w:tc>
          <w:tcPr>
            <w:tcW w:w="2835" w:type="dxa"/>
          </w:tcPr>
          <w:p w14:paraId="616BA644" w14:textId="0E13395D" w:rsidR="00422529" w:rsidRPr="00673E06" w:rsidRDefault="006A5EBC" w:rsidP="006476A3">
            <w:pPr>
              <w:rPr>
                <w:rFonts w:ascii="宋体" w:eastAsia="宋体" w:hAnsi="宋体"/>
              </w:rPr>
            </w:pPr>
            <w:r w:rsidRPr="00673E06">
              <w:rPr>
                <w:rFonts w:ascii="宋体" w:eastAsia="宋体" w:hAnsi="宋体" w:hint="eastAsia"/>
                <w:color w:val="000000"/>
                <w:sz w:val="22"/>
              </w:rPr>
              <w:t>Account-Caxa-open</w:t>
            </w:r>
          </w:p>
        </w:tc>
      </w:tr>
      <w:tr w:rsidR="00422529" w:rsidRPr="00673E06" w14:paraId="2C5E8ADA" w14:textId="77777777" w:rsidTr="00C1415E">
        <w:tc>
          <w:tcPr>
            <w:tcW w:w="562" w:type="dxa"/>
            <w:vMerge/>
          </w:tcPr>
          <w:p w14:paraId="544C6BC0" w14:textId="77777777" w:rsidR="00422529" w:rsidRPr="00673E06" w:rsidRDefault="00422529" w:rsidP="006476A3">
            <w:pPr>
              <w:rPr>
                <w:rFonts w:ascii="宋体" w:eastAsia="宋体" w:hAnsi="宋体"/>
              </w:rPr>
            </w:pPr>
          </w:p>
        </w:tc>
        <w:tc>
          <w:tcPr>
            <w:tcW w:w="1985" w:type="dxa"/>
          </w:tcPr>
          <w:p w14:paraId="32FAD109" w14:textId="64CC7669"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前置条件</w:t>
            </w:r>
          </w:p>
        </w:tc>
        <w:tc>
          <w:tcPr>
            <w:tcW w:w="4252" w:type="dxa"/>
          </w:tcPr>
          <w:p w14:paraId="5B320CED" w14:textId="6424DF5F" w:rsidR="00422529" w:rsidRPr="00673E06" w:rsidRDefault="006A5EBC" w:rsidP="006476A3">
            <w:pPr>
              <w:rPr>
                <w:rFonts w:ascii="宋体" w:eastAsia="宋体" w:hAnsi="宋体"/>
              </w:rPr>
            </w:pPr>
            <w:r w:rsidRPr="00673E06">
              <w:rPr>
                <w:rFonts w:ascii="宋体" w:eastAsia="宋体" w:hAnsi="宋体" w:hint="eastAsia"/>
              </w:rPr>
              <w:t>购买该计费项目的当前账户，必须已经满足、或在当前订单中将要购买的相关计费项目</w:t>
            </w:r>
          </w:p>
        </w:tc>
        <w:tc>
          <w:tcPr>
            <w:tcW w:w="2835" w:type="dxa"/>
          </w:tcPr>
          <w:p w14:paraId="2A26C4F4" w14:textId="7247409D" w:rsidR="00422529" w:rsidRPr="00673E06" w:rsidRDefault="006A5EBC" w:rsidP="006476A3">
            <w:pPr>
              <w:rPr>
                <w:rFonts w:ascii="宋体" w:eastAsia="宋体" w:hAnsi="宋体"/>
              </w:rPr>
            </w:pPr>
            <w:r w:rsidRPr="00673E06">
              <w:rPr>
                <w:rFonts w:ascii="宋体" w:eastAsia="宋体" w:hAnsi="宋体" w:hint="eastAsia"/>
                <w:color w:val="000000"/>
                <w:sz w:val="22"/>
              </w:rPr>
              <w:t>购买Caxa-渲染功能时，该账户必须已经购买、或在当前订单中将要购买基础服务收费项目</w:t>
            </w:r>
          </w:p>
        </w:tc>
      </w:tr>
      <w:tr w:rsidR="00422529" w:rsidRPr="00673E06" w14:paraId="379AC371" w14:textId="77777777" w:rsidTr="00C1415E">
        <w:tc>
          <w:tcPr>
            <w:tcW w:w="562" w:type="dxa"/>
            <w:vMerge/>
          </w:tcPr>
          <w:p w14:paraId="1AFA2911" w14:textId="77777777" w:rsidR="00422529" w:rsidRPr="00673E06" w:rsidRDefault="00422529" w:rsidP="006476A3">
            <w:pPr>
              <w:rPr>
                <w:rFonts w:ascii="宋体" w:eastAsia="宋体" w:hAnsi="宋体"/>
              </w:rPr>
            </w:pPr>
          </w:p>
        </w:tc>
        <w:tc>
          <w:tcPr>
            <w:tcW w:w="1985" w:type="dxa"/>
          </w:tcPr>
          <w:p w14:paraId="4201883D" w14:textId="2A1746C3" w:rsidR="00422529" w:rsidRPr="00673E06" w:rsidRDefault="00422529" w:rsidP="006476A3">
            <w:pPr>
              <w:rPr>
                <w:rFonts w:ascii="宋体" w:eastAsia="宋体" w:hAnsi="宋体"/>
                <w:sz w:val="24"/>
                <w:szCs w:val="28"/>
              </w:rPr>
            </w:pPr>
            <w:r w:rsidRPr="00673E06">
              <w:rPr>
                <w:rFonts w:ascii="宋体" w:eastAsia="宋体" w:hAnsi="宋体" w:cs="宋体" w:hint="eastAsia"/>
                <w:bCs/>
                <w:color w:val="000000"/>
                <w:kern w:val="0"/>
                <w:sz w:val="24"/>
                <w:szCs w:val="28"/>
              </w:rPr>
              <w:t>可前台购买</w:t>
            </w:r>
          </w:p>
        </w:tc>
        <w:tc>
          <w:tcPr>
            <w:tcW w:w="4252" w:type="dxa"/>
          </w:tcPr>
          <w:p w14:paraId="4FD46B18" w14:textId="5F44785A" w:rsidR="00422529" w:rsidRPr="00673E06" w:rsidRDefault="00EA1B9E" w:rsidP="006476A3">
            <w:pPr>
              <w:rPr>
                <w:rFonts w:ascii="宋体" w:eastAsia="宋体" w:hAnsi="宋体"/>
              </w:rPr>
            </w:pPr>
            <w:r w:rsidRPr="00673E06">
              <w:rPr>
                <w:rFonts w:ascii="宋体" w:eastAsia="宋体" w:hAnsi="宋体" w:hint="eastAsia"/>
              </w:rPr>
              <w:t>可访问账户/功能开通功能的用户，在账户/功能开通界面可见、可购买的区分标示</w:t>
            </w:r>
          </w:p>
        </w:tc>
        <w:tc>
          <w:tcPr>
            <w:tcW w:w="2835" w:type="dxa"/>
          </w:tcPr>
          <w:p w14:paraId="231D56E1" w14:textId="60C9FC05" w:rsidR="00422529" w:rsidRPr="00673E06" w:rsidRDefault="00EA1B9E" w:rsidP="006476A3">
            <w:pPr>
              <w:rPr>
                <w:rFonts w:ascii="宋体" w:eastAsia="宋体" w:hAnsi="宋体"/>
              </w:rPr>
            </w:pPr>
            <w:r w:rsidRPr="00673E06">
              <w:rPr>
                <w:rFonts w:ascii="宋体" w:eastAsia="宋体" w:hAnsi="宋体" w:hint="eastAsia"/>
              </w:rPr>
              <w:t>是</w:t>
            </w:r>
          </w:p>
        </w:tc>
      </w:tr>
      <w:tr w:rsidR="00422529" w:rsidRPr="00673E06" w14:paraId="1FDDF7DA" w14:textId="77777777" w:rsidTr="00C1415E">
        <w:tc>
          <w:tcPr>
            <w:tcW w:w="562" w:type="dxa"/>
            <w:vMerge/>
          </w:tcPr>
          <w:p w14:paraId="60F175B3" w14:textId="77777777" w:rsidR="00422529" w:rsidRPr="00673E06" w:rsidRDefault="00422529" w:rsidP="006476A3">
            <w:pPr>
              <w:rPr>
                <w:rFonts w:ascii="宋体" w:eastAsia="宋体" w:hAnsi="宋体"/>
              </w:rPr>
            </w:pPr>
          </w:p>
        </w:tc>
        <w:tc>
          <w:tcPr>
            <w:tcW w:w="1985" w:type="dxa"/>
          </w:tcPr>
          <w:p w14:paraId="2A3D3656" w14:textId="49F3BAE2" w:rsidR="00422529" w:rsidRPr="00673E06" w:rsidRDefault="00422529" w:rsidP="006476A3">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渠道限定</w:t>
            </w:r>
          </w:p>
        </w:tc>
        <w:tc>
          <w:tcPr>
            <w:tcW w:w="4252" w:type="dxa"/>
          </w:tcPr>
          <w:p w14:paraId="095A40B6" w14:textId="24DFFA54" w:rsidR="00422529" w:rsidRPr="00673E06" w:rsidRDefault="00EA1B9E" w:rsidP="006476A3">
            <w:pPr>
              <w:rPr>
                <w:rFonts w:ascii="宋体" w:eastAsia="宋体" w:hAnsi="宋体"/>
              </w:rPr>
            </w:pPr>
            <w:r w:rsidRPr="00673E06">
              <w:rPr>
                <w:rFonts w:ascii="宋体" w:eastAsia="宋体" w:hAnsi="宋体" w:hint="eastAsia"/>
              </w:rPr>
              <w:t>该计费项目对应的限定销售渠道</w:t>
            </w:r>
          </w:p>
        </w:tc>
        <w:tc>
          <w:tcPr>
            <w:tcW w:w="2835" w:type="dxa"/>
          </w:tcPr>
          <w:p w14:paraId="667133D2" w14:textId="1CDB2A8B" w:rsidR="00422529" w:rsidRPr="00673E06" w:rsidRDefault="00EA1B9E" w:rsidP="006476A3">
            <w:pPr>
              <w:rPr>
                <w:rFonts w:ascii="宋体" w:eastAsia="宋体" w:hAnsi="宋体"/>
              </w:rPr>
            </w:pPr>
            <w:r w:rsidRPr="00673E06">
              <w:rPr>
                <w:rFonts w:ascii="宋体" w:eastAsia="宋体" w:hAnsi="宋体" w:hint="eastAsia"/>
              </w:rPr>
              <w:t>工程渠道</w:t>
            </w:r>
          </w:p>
        </w:tc>
      </w:tr>
      <w:tr w:rsidR="00422529" w:rsidRPr="00673E06" w14:paraId="674B94DB" w14:textId="77777777" w:rsidTr="00C1415E">
        <w:tc>
          <w:tcPr>
            <w:tcW w:w="562" w:type="dxa"/>
            <w:vMerge/>
          </w:tcPr>
          <w:p w14:paraId="74B13EAC" w14:textId="77777777" w:rsidR="00422529" w:rsidRPr="00673E06" w:rsidRDefault="00422529" w:rsidP="006476A3">
            <w:pPr>
              <w:rPr>
                <w:rFonts w:ascii="宋体" w:eastAsia="宋体" w:hAnsi="宋体"/>
              </w:rPr>
            </w:pPr>
          </w:p>
        </w:tc>
        <w:tc>
          <w:tcPr>
            <w:tcW w:w="1985" w:type="dxa"/>
          </w:tcPr>
          <w:p w14:paraId="4EBE46B1" w14:textId="5F86AE76" w:rsidR="00422529" w:rsidRPr="00673E06" w:rsidRDefault="00422529" w:rsidP="006476A3">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品牌品类限定</w:t>
            </w:r>
          </w:p>
        </w:tc>
        <w:tc>
          <w:tcPr>
            <w:tcW w:w="4252" w:type="dxa"/>
          </w:tcPr>
          <w:p w14:paraId="74AAD807" w14:textId="5DA1D6AF" w:rsidR="00422529" w:rsidRPr="00673E06" w:rsidRDefault="00EA1B9E" w:rsidP="006476A3">
            <w:pPr>
              <w:rPr>
                <w:rFonts w:ascii="宋体" w:eastAsia="宋体" w:hAnsi="宋体"/>
              </w:rPr>
            </w:pPr>
            <w:r w:rsidRPr="00673E06">
              <w:rPr>
                <w:rFonts w:ascii="宋体" w:eastAsia="宋体" w:hAnsi="宋体" w:hint="eastAsia"/>
              </w:rPr>
              <w:t>该计费项目对应的限定品牌品类</w:t>
            </w:r>
          </w:p>
        </w:tc>
        <w:tc>
          <w:tcPr>
            <w:tcW w:w="2835" w:type="dxa"/>
          </w:tcPr>
          <w:p w14:paraId="592E7BAE" w14:textId="7065E7B3" w:rsidR="00422529" w:rsidRPr="00673E06" w:rsidRDefault="00EA1B9E" w:rsidP="006476A3">
            <w:pPr>
              <w:rPr>
                <w:rFonts w:ascii="宋体" w:eastAsia="宋体" w:hAnsi="宋体"/>
              </w:rPr>
            </w:pPr>
            <w:r w:rsidRPr="00673E06">
              <w:rPr>
                <w:rFonts w:ascii="宋体" w:eastAsia="宋体" w:hAnsi="宋体" w:hint="eastAsia"/>
              </w:rPr>
              <w:t>欧派橱柜</w:t>
            </w:r>
          </w:p>
        </w:tc>
      </w:tr>
      <w:tr w:rsidR="00422529" w:rsidRPr="00673E06" w14:paraId="33939163" w14:textId="77777777" w:rsidTr="00C1415E">
        <w:tc>
          <w:tcPr>
            <w:tcW w:w="562" w:type="dxa"/>
            <w:vMerge/>
          </w:tcPr>
          <w:p w14:paraId="3C71E206" w14:textId="77777777" w:rsidR="00422529" w:rsidRPr="00673E06" w:rsidRDefault="00422529" w:rsidP="006476A3">
            <w:pPr>
              <w:rPr>
                <w:rFonts w:ascii="宋体" w:eastAsia="宋体" w:hAnsi="宋体"/>
              </w:rPr>
            </w:pPr>
          </w:p>
        </w:tc>
        <w:tc>
          <w:tcPr>
            <w:tcW w:w="1985" w:type="dxa"/>
          </w:tcPr>
          <w:p w14:paraId="77F8C6AF" w14:textId="608BC4BD" w:rsidR="00422529" w:rsidRPr="00673E06" w:rsidRDefault="00422529" w:rsidP="006476A3">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计费标准</w:t>
            </w:r>
          </w:p>
        </w:tc>
        <w:tc>
          <w:tcPr>
            <w:tcW w:w="4252" w:type="dxa"/>
          </w:tcPr>
          <w:p w14:paraId="1DEB24DB" w14:textId="43600122" w:rsidR="00422529" w:rsidRPr="00673E06" w:rsidRDefault="00EA1B9E" w:rsidP="006476A3">
            <w:pPr>
              <w:rPr>
                <w:rFonts w:ascii="宋体" w:eastAsia="宋体" w:hAnsi="宋体"/>
              </w:rPr>
            </w:pPr>
            <w:r w:rsidRPr="00673E06">
              <w:rPr>
                <w:rFonts w:ascii="宋体" w:eastAsia="宋体" w:hAnsi="宋体" w:hint="eastAsia"/>
              </w:rPr>
              <w:t>该计费项目的标准收费模式与收费金额</w:t>
            </w:r>
          </w:p>
        </w:tc>
        <w:tc>
          <w:tcPr>
            <w:tcW w:w="2835" w:type="dxa"/>
          </w:tcPr>
          <w:p w14:paraId="60F1B402" w14:textId="10F439D5" w:rsidR="00422529" w:rsidRPr="00673E06" w:rsidRDefault="00EA1B9E" w:rsidP="006476A3">
            <w:pPr>
              <w:rPr>
                <w:rFonts w:ascii="宋体" w:eastAsia="宋体" w:hAnsi="宋体"/>
              </w:rPr>
            </w:pPr>
            <w:r w:rsidRPr="00673E06">
              <w:rPr>
                <w:rFonts w:ascii="宋体" w:eastAsia="宋体" w:hAnsi="宋体" w:hint="eastAsia"/>
              </w:rPr>
              <w:t>2</w:t>
            </w:r>
            <w:r w:rsidRPr="00673E06">
              <w:rPr>
                <w:rFonts w:ascii="宋体" w:eastAsia="宋体" w:hAnsi="宋体"/>
              </w:rPr>
              <w:t>00</w:t>
            </w:r>
            <w:r w:rsidRPr="00673E06">
              <w:rPr>
                <w:rFonts w:ascii="宋体" w:eastAsia="宋体" w:hAnsi="宋体" w:hint="eastAsia"/>
              </w:rPr>
              <w:t>元/账号.年、3元/请求</w:t>
            </w:r>
          </w:p>
        </w:tc>
      </w:tr>
      <w:tr w:rsidR="00851E96" w:rsidRPr="00673E06" w14:paraId="6A8D6CC8" w14:textId="77777777" w:rsidTr="00851E96">
        <w:tc>
          <w:tcPr>
            <w:tcW w:w="562" w:type="dxa"/>
            <w:vMerge w:val="restart"/>
            <w:vAlign w:val="center"/>
          </w:tcPr>
          <w:p w14:paraId="32675C33" w14:textId="7AAE6F3B" w:rsidR="00851E96" w:rsidRPr="00673E06" w:rsidRDefault="00851E96" w:rsidP="00851E96">
            <w:pPr>
              <w:jc w:val="center"/>
              <w:rPr>
                <w:rFonts w:ascii="宋体" w:eastAsia="宋体" w:hAnsi="宋体"/>
              </w:rPr>
            </w:pPr>
            <w:r w:rsidRPr="00673E06">
              <w:rPr>
                <w:rFonts w:ascii="宋体" w:eastAsia="宋体" w:hAnsi="宋体" w:hint="eastAsia"/>
              </w:rPr>
              <w:t>计费账户类</w:t>
            </w:r>
          </w:p>
        </w:tc>
        <w:tc>
          <w:tcPr>
            <w:tcW w:w="1985" w:type="dxa"/>
          </w:tcPr>
          <w:p w14:paraId="4248CBCC" w14:textId="033F5651" w:rsidR="00851E96" w:rsidRPr="00673E06" w:rsidRDefault="00C14BF7" w:rsidP="00C1415E">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K</w:t>
            </w:r>
            <w:r w:rsidRPr="00673E06">
              <w:rPr>
                <w:rFonts w:ascii="宋体" w:eastAsia="宋体" w:hAnsi="宋体" w:cs="宋体"/>
                <w:bCs/>
                <w:color w:val="000000"/>
                <w:kern w:val="0"/>
                <w:sz w:val="24"/>
                <w:szCs w:val="28"/>
              </w:rPr>
              <w:t>3</w:t>
            </w:r>
            <w:r w:rsidRPr="00673E06">
              <w:rPr>
                <w:rFonts w:ascii="宋体" w:eastAsia="宋体" w:hAnsi="宋体" w:cs="宋体" w:hint="eastAsia"/>
                <w:bCs/>
                <w:color w:val="000000"/>
                <w:kern w:val="0"/>
                <w:sz w:val="24"/>
                <w:szCs w:val="28"/>
              </w:rPr>
              <w:t>账户</w:t>
            </w:r>
          </w:p>
        </w:tc>
        <w:tc>
          <w:tcPr>
            <w:tcW w:w="4252" w:type="dxa"/>
          </w:tcPr>
          <w:p w14:paraId="7DBF1E95" w14:textId="21588A8E" w:rsidR="00851E96" w:rsidRPr="00673E06" w:rsidRDefault="00C14BF7" w:rsidP="00C1415E">
            <w:pPr>
              <w:rPr>
                <w:rFonts w:ascii="宋体" w:eastAsia="宋体" w:hAnsi="宋体"/>
              </w:rPr>
            </w:pPr>
            <w:r w:rsidRPr="00673E06">
              <w:rPr>
                <w:rFonts w:ascii="宋体" w:eastAsia="宋体" w:hAnsi="宋体" w:hint="eastAsia"/>
              </w:rPr>
              <w:t>经销商在K</w:t>
            </w:r>
            <w:r w:rsidRPr="00673E06">
              <w:rPr>
                <w:rFonts w:ascii="宋体" w:eastAsia="宋体" w:hAnsi="宋体"/>
              </w:rPr>
              <w:t>3</w:t>
            </w:r>
            <w:r w:rsidRPr="00673E06">
              <w:rPr>
                <w:rFonts w:ascii="宋体" w:eastAsia="宋体" w:hAnsi="宋体" w:hint="eastAsia"/>
              </w:rPr>
              <w:t>系统中的账户信息</w:t>
            </w:r>
          </w:p>
        </w:tc>
        <w:tc>
          <w:tcPr>
            <w:tcW w:w="2835" w:type="dxa"/>
          </w:tcPr>
          <w:p w14:paraId="2805334A" w14:textId="56BD0F2F" w:rsidR="00851E96" w:rsidRPr="00673E06" w:rsidRDefault="00C14BF7" w:rsidP="00C1415E">
            <w:pPr>
              <w:rPr>
                <w:rFonts w:ascii="宋体" w:eastAsia="宋体" w:hAnsi="宋体"/>
              </w:rPr>
            </w:pPr>
            <w:r w:rsidRPr="00673E06">
              <w:rPr>
                <w:rFonts w:ascii="宋体" w:eastAsia="宋体" w:hAnsi="宋体" w:hint="eastAsia"/>
              </w:rPr>
              <w:t>K3账户</w:t>
            </w:r>
          </w:p>
        </w:tc>
      </w:tr>
      <w:tr w:rsidR="007C5065" w:rsidRPr="00673E06" w14:paraId="33749EB4" w14:textId="77777777" w:rsidTr="00851E96">
        <w:tc>
          <w:tcPr>
            <w:tcW w:w="562" w:type="dxa"/>
            <w:vMerge/>
            <w:vAlign w:val="center"/>
          </w:tcPr>
          <w:p w14:paraId="2DF05C0D" w14:textId="77777777" w:rsidR="007C5065" w:rsidRPr="00673E06" w:rsidRDefault="007C5065" w:rsidP="007C5065">
            <w:pPr>
              <w:jc w:val="center"/>
              <w:rPr>
                <w:rFonts w:ascii="宋体" w:eastAsia="宋体" w:hAnsi="宋体"/>
              </w:rPr>
            </w:pPr>
          </w:p>
        </w:tc>
        <w:tc>
          <w:tcPr>
            <w:tcW w:w="1985" w:type="dxa"/>
          </w:tcPr>
          <w:p w14:paraId="790824B4" w14:textId="2FDF0970" w:rsidR="007C5065" w:rsidRPr="00673E06" w:rsidRDefault="00C14BF7"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本地账户</w:t>
            </w:r>
          </w:p>
        </w:tc>
        <w:tc>
          <w:tcPr>
            <w:tcW w:w="4252" w:type="dxa"/>
          </w:tcPr>
          <w:p w14:paraId="48750BC2" w14:textId="4FAB276A" w:rsidR="007C5065" w:rsidRPr="00673E06" w:rsidRDefault="00C14BF7" w:rsidP="007C5065">
            <w:pPr>
              <w:rPr>
                <w:rFonts w:ascii="宋体" w:eastAsia="宋体" w:hAnsi="宋体"/>
              </w:rPr>
            </w:pPr>
            <w:r w:rsidRPr="00673E06">
              <w:rPr>
                <w:rFonts w:ascii="宋体" w:eastAsia="宋体" w:hAnsi="宋体" w:hint="eastAsia"/>
              </w:rPr>
              <w:t>经销商下属的设计软件账号在计费系统中的计费账户</w:t>
            </w:r>
          </w:p>
        </w:tc>
        <w:tc>
          <w:tcPr>
            <w:tcW w:w="2835" w:type="dxa"/>
          </w:tcPr>
          <w:p w14:paraId="4D50E52C" w14:textId="447729B2" w:rsidR="007C5065" w:rsidRPr="00673E06" w:rsidRDefault="00C14BF7" w:rsidP="007C5065">
            <w:pPr>
              <w:rPr>
                <w:rFonts w:ascii="宋体" w:eastAsia="宋体" w:hAnsi="宋体"/>
              </w:rPr>
            </w:pPr>
            <w:r w:rsidRPr="00673E06">
              <w:rPr>
                <w:rFonts w:ascii="宋体" w:eastAsia="宋体" w:hAnsi="宋体"/>
              </w:rPr>
              <w:t>Z</w:t>
            </w:r>
            <w:r w:rsidRPr="00673E06">
              <w:rPr>
                <w:rFonts w:ascii="宋体" w:eastAsia="宋体" w:hAnsi="宋体" w:hint="eastAsia"/>
              </w:rPr>
              <w:t>hangsan</w:t>
            </w:r>
            <w:r w:rsidRPr="00673E06">
              <w:rPr>
                <w:rFonts w:ascii="宋体" w:eastAsia="宋体" w:hAnsi="宋体"/>
              </w:rPr>
              <w:t>S000044</w:t>
            </w:r>
          </w:p>
        </w:tc>
      </w:tr>
      <w:tr w:rsidR="007C5065" w:rsidRPr="00673E06" w14:paraId="51FA939B" w14:textId="77777777" w:rsidTr="00851E96">
        <w:tc>
          <w:tcPr>
            <w:tcW w:w="562" w:type="dxa"/>
            <w:vMerge/>
            <w:vAlign w:val="center"/>
          </w:tcPr>
          <w:p w14:paraId="78E1869B" w14:textId="77777777" w:rsidR="007C5065" w:rsidRPr="00673E06" w:rsidRDefault="007C5065" w:rsidP="007C5065">
            <w:pPr>
              <w:jc w:val="center"/>
              <w:rPr>
                <w:rFonts w:ascii="宋体" w:eastAsia="宋体" w:hAnsi="宋体"/>
              </w:rPr>
            </w:pPr>
          </w:p>
        </w:tc>
        <w:tc>
          <w:tcPr>
            <w:tcW w:w="1985" w:type="dxa"/>
          </w:tcPr>
          <w:p w14:paraId="7EF5D52D" w14:textId="175EF0A3"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计费账户类型</w:t>
            </w:r>
          </w:p>
        </w:tc>
        <w:tc>
          <w:tcPr>
            <w:tcW w:w="4252" w:type="dxa"/>
          </w:tcPr>
          <w:p w14:paraId="38001CB4" w14:textId="5BB73AB1" w:rsidR="007C5065" w:rsidRPr="00673E06" w:rsidRDefault="007C5065" w:rsidP="007C5065">
            <w:pPr>
              <w:rPr>
                <w:rFonts w:ascii="宋体" w:eastAsia="宋体" w:hAnsi="宋体"/>
              </w:rPr>
            </w:pPr>
            <w:r w:rsidRPr="00673E06">
              <w:rPr>
                <w:rFonts w:ascii="宋体" w:eastAsia="宋体" w:hAnsi="宋体" w:hint="eastAsia"/>
              </w:rPr>
              <w:t>计费系统可支持的</w:t>
            </w:r>
            <w:r w:rsidR="00C14BF7" w:rsidRPr="00673E06">
              <w:rPr>
                <w:rFonts w:ascii="宋体" w:eastAsia="宋体" w:hAnsi="宋体" w:hint="eastAsia"/>
              </w:rPr>
              <w:t>本地账户的</w:t>
            </w:r>
            <w:r w:rsidRPr="00673E06">
              <w:rPr>
                <w:rFonts w:ascii="宋体" w:eastAsia="宋体" w:hAnsi="宋体" w:hint="eastAsia"/>
              </w:rPr>
              <w:t>计费账户分类；由系统管理员通过数据字典进行统一维护</w:t>
            </w:r>
          </w:p>
        </w:tc>
        <w:tc>
          <w:tcPr>
            <w:tcW w:w="2835" w:type="dxa"/>
          </w:tcPr>
          <w:p w14:paraId="7759FAE1" w14:textId="7BBF60BA" w:rsidR="007C5065" w:rsidRPr="00673E06" w:rsidRDefault="007C5065" w:rsidP="007C5065">
            <w:pPr>
              <w:rPr>
                <w:rFonts w:ascii="宋体" w:eastAsia="宋体" w:hAnsi="宋体"/>
              </w:rPr>
            </w:pPr>
            <w:r w:rsidRPr="00673E06">
              <w:rPr>
                <w:rFonts w:ascii="宋体" w:eastAsia="宋体" w:hAnsi="宋体" w:hint="eastAsia"/>
              </w:rPr>
              <w:t>C</w:t>
            </w:r>
            <w:r w:rsidRPr="00673E06">
              <w:rPr>
                <w:rFonts w:ascii="宋体" w:eastAsia="宋体" w:hAnsi="宋体"/>
              </w:rPr>
              <w:t>axa</w:t>
            </w:r>
            <w:r w:rsidRPr="00673E06">
              <w:rPr>
                <w:rFonts w:ascii="宋体" w:eastAsia="宋体" w:hAnsi="宋体" w:hint="eastAsia"/>
              </w:rPr>
              <w:t>、三维家等</w:t>
            </w:r>
          </w:p>
        </w:tc>
      </w:tr>
      <w:tr w:rsidR="007C5065" w:rsidRPr="00673E06" w14:paraId="53E6EAF4" w14:textId="77777777" w:rsidTr="00C1415E">
        <w:tc>
          <w:tcPr>
            <w:tcW w:w="562" w:type="dxa"/>
            <w:vMerge/>
          </w:tcPr>
          <w:p w14:paraId="03E89624" w14:textId="77777777" w:rsidR="007C5065" w:rsidRPr="00673E06" w:rsidRDefault="007C5065" w:rsidP="007C5065">
            <w:pPr>
              <w:rPr>
                <w:rFonts w:ascii="宋体" w:eastAsia="宋体" w:hAnsi="宋体"/>
              </w:rPr>
            </w:pPr>
          </w:p>
        </w:tc>
        <w:tc>
          <w:tcPr>
            <w:tcW w:w="1985" w:type="dxa"/>
          </w:tcPr>
          <w:p w14:paraId="0CD49608" w14:textId="46ADB002"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账户当前余额</w:t>
            </w:r>
          </w:p>
        </w:tc>
        <w:tc>
          <w:tcPr>
            <w:tcW w:w="4252" w:type="dxa"/>
          </w:tcPr>
          <w:p w14:paraId="528C782A" w14:textId="6C2D7AB0" w:rsidR="007C5065" w:rsidRPr="00673E06" w:rsidRDefault="007C5065" w:rsidP="007C5065">
            <w:pPr>
              <w:rPr>
                <w:rFonts w:ascii="宋体" w:eastAsia="宋体" w:hAnsi="宋体"/>
              </w:rPr>
            </w:pPr>
            <w:r w:rsidRPr="00673E06">
              <w:rPr>
                <w:rFonts w:ascii="宋体" w:eastAsia="宋体" w:hAnsi="宋体" w:hint="eastAsia"/>
              </w:rPr>
              <w:t>计费账户当前预计可使用的总金额；由账户充值、清单实占、退费功能进行账户金额的变化控制</w:t>
            </w:r>
          </w:p>
        </w:tc>
        <w:tc>
          <w:tcPr>
            <w:tcW w:w="2835" w:type="dxa"/>
          </w:tcPr>
          <w:p w14:paraId="71EAB321" w14:textId="75988702" w:rsidR="007C5065" w:rsidRPr="00673E06" w:rsidRDefault="007C5065" w:rsidP="007C5065">
            <w:pPr>
              <w:rPr>
                <w:rFonts w:ascii="宋体" w:eastAsia="宋体" w:hAnsi="宋体"/>
              </w:rPr>
            </w:pPr>
            <w:r w:rsidRPr="00673E06">
              <w:rPr>
                <w:rFonts w:ascii="宋体" w:eastAsia="宋体" w:hAnsi="宋体" w:hint="eastAsia"/>
              </w:rPr>
              <w:t>3</w:t>
            </w:r>
            <w:r w:rsidRPr="00673E06">
              <w:rPr>
                <w:rFonts w:ascii="宋体" w:eastAsia="宋体" w:hAnsi="宋体"/>
              </w:rPr>
              <w:t>00</w:t>
            </w:r>
            <w:r w:rsidRPr="00673E06">
              <w:rPr>
                <w:rFonts w:ascii="宋体" w:eastAsia="宋体" w:hAnsi="宋体" w:hint="eastAsia"/>
              </w:rPr>
              <w:t>元</w:t>
            </w:r>
          </w:p>
        </w:tc>
      </w:tr>
      <w:tr w:rsidR="007C5065" w:rsidRPr="00673E06" w14:paraId="44CC43D0" w14:textId="77777777" w:rsidTr="00C1415E">
        <w:tc>
          <w:tcPr>
            <w:tcW w:w="562" w:type="dxa"/>
            <w:vMerge/>
          </w:tcPr>
          <w:p w14:paraId="2D915338" w14:textId="77777777" w:rsidR="007C5065" w:rsidRPr="00673E06" w:rsidRDefault="007C5065" w:rsidP="007C5065">
            <w:pPr>
              <w:rPr>
                <w:rFonts w:ascii="宋体" w:eastAsia="宋体" w:hAnsi="宋体"/>
              </w:rPr>
            </w:pPr>
          </w:p>
        </w:tc>
        <w:tc>
          <w:tcPr>
            <w:tcW w:w="1985" w:type="dxa"/>
          </w:tcPr>
          <w:p w14:paraId="3B32512E" w14:textId="69A3FBE9"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账户</w:t>
            </w:r>
            <w:proofErr w:type="gramStart"/>
            <w:r w:rsidRPr="00673E06">
              <w:rPr>
                <w:rFonts w:ascii="宋体" w:eastAsia="宋体" w:hAnsi="宋体" w:cs="宋体" w:hint="eastAsia"/>
                <w:bCs/>
                <w:color w:val="000000"/>
                <w:kern w:val="0"/>
                <w:sz w:val="24"/>
                <w:szCs w:val="28"/>
              </w:rPr>
              <w:t>已预占总</w:t>
            </w:r>
            <w:proofErr w:type="gramEnd"/>
            <w:r w:rsidRPr="00673E06">
              <w:rPr>
                <w:rFonts w:ascii="宋体" w:eastAsia="宋体" w:hAnsi="宋体" w:cs="宋体" w:hint="eastAsia"/>
                <w:bCs/>
                <w:color w:val="000000"/>
                <w:kern w:val="0"/>
                <w:sz w:val="24"/>
                <w:szCs w:val="28"/>
              </w:rPr>
              <w:t>金额</w:t>
            </w:r>
          </w:p>
        </w:tc>
        <w:tc>
          <w:tcPr>
            <w:tcW w:w="4252" w:type="dxa"/>
          </w:tcPr>
          <w:p w14:paraId="14612748" w14:textId="27789B00" w:rsidR="007C5065" w:rsidRPr="00673E06" w:rsidRDefault="007C5065" w:rsidP="007C5065">
            <w:pPr>
              <w:rPr>
                <w:rFonts w:ascii="宋体" w:eastAsia="宋体" w:hAnsi="宋体"/>
              </w:rPr>
            </w:pPr>
            <w:r w:rsidRPr="00673E06">
              <w:rPr>
                <w:rFonts w:ascii="宋体" w:eastAsia="宋体" w:hAnsi="宋体" w:hint="eastAsia"/>
              </w:rPr>
              <w:t>计费账户当前已经被预先占用的总金额；由账户</w:t>
            </w:r>
            <w:proofErr w:type="gramStart"/>
            <w:r w:rsidRPr="00673E06">
              <w:rPr>
                <w:rFonts w:ascii="宋体" w:eastAsia="宋体" w:hAnsi="宋体" w:hint="eastAsia"/>
              </w:rPr>
              <w:t>预占功能</w:t>
            </w:r>
            <w:proofErr w:type="gramEnd"/>
            <w:r w:rsidRPr="00673E06">
              <w:rPr>
                <w:rFonts w:ascii="宋体" w:eastAsia="宋体" w:hAnsi="宋体" w:hint="eastAsia"/>
              </w:rPr>
              <w:t>进行账户</w:t>
            </w:r>
            <w:proofErr w:type="gramStart"/>
            <w:r w:rsidRPr="00673E06">
              <w:rPr>
                <w:rFonts w:ascii="宋体" w:eastAsia="宋体" w:hAnsi="宋体" w:hint="eastAsia"/>
              </w:rPr>
              <w:t>金额预占清</w:t>
            </w:r>
            <w:proofErr w:type="gramEnd"/>
            <w:r w:rsidRPr="00673E06">
              <w:rPr>
                <w:rFonts w:ascii="宋体" w:eastAsia="宋体" w:hAnsi="宋体" w:hint="eastAsia"/>
              </w:rPr>
              <w:t>单生成的同时，同步更新该数值。</w:t>
            </w:r>
          </w:p>
        </w:tc>
        <w:tc>
          <w:tcPr>
            <w:tcW w:w="2835" w:type="dxa"/>
          </w:tcPr>
          <w:p w14:paraId="6E2CB943" w14:textId="4B0ABF0C" w:rsidR="007C5065" w:rsidRPr="00673E06" w:rsidRDefault="007C5065" w:rsidP="007C5065">
            <w:pPr>
              <w:rPr>
                <w:rFonts w:ascii="宋体" w:eastAsia="宋体" w:hAnsi="宋体"/>
              </w:rPr>
            </w:pPr>
            <w:r w:rsidRPr="00673E06">
              <w:rPr>
                <w:rFonts w:ascii="宋体" w:eastAsia="宋体" w:hAnsi="宋体" w:hint="eastAsia"/>
              </w:rPr>
              <w:t>1</w:t>
            </w:r>
            <w:r w:rsidRPr="00673E06">
              <w:rPr>
                <w:rFonts w:ascii="宋体" w:eastAsia="宋体" w:hAnsi="宋体"/>
              </w:rPr>
              <w:t>54</w:t>
            </w:r>
            <w:r w:rsidRPr="00673E06">
              <w:rPr>
                <w:rFonts w:ascii="宋体" w:eastAsia="宋体" w:hAnsi="宋体" w:hint="eastAsia"/>
              </w:rPr>
              <w:t>元</w:t>
            </w:r>
          </w:p>
        </w:tc>
      </w:tr>
      <w:tr w:rsidR="007C5065" w:rsidRPr="00673E06" w14:paraId="392A5812" w14:textId="77777777" w:rsidTr="00C1415E">
        <w:tc>
          <w:tcPr>
            <w:tcW w:w="562" w:type="dxa"/>
            <w:vMerge/>
          </w:tcPr>
          <w:p w14:paraId="2D9E5050" w14:textId="77777777" w:rsidR="007C5065" w:rsidRPr="00673E06" w:rsidRDefault="007C5065" w:rsidP="007C5065">
            <w:pPr>
              <w:rPr>
                <w:rFonts w:ascii="宋体" w:eastAsia="宋体" w:hAnsi="宋体"/>
              </w:rPr>
            </w:pPr>
          </w:p>
        </w:tc>
        <w:tc>
          <w:tcPr>
            <w:tcW w:w="1985" w:type="dxa"/>
          </w:tcPr>
          <w:p w14:paraId="2D7BCFFA" w14:textId="60E62D22"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账户当前可用余额</w:t>
            </w:r>
          </w:p>
        </w:tc>
        <w:tc>
          <w:tcPr>
            <w:tcW w:w="4252" w:type="dxa"/>
          </w:tcPr>
          <w:p w14:paraId="01E6652B" w14:textId="2325EEA3" w:rsidR="007C5065" w:rsidRPr="00673E06" w:rsidRDefault="007C5065" w:rsidP="007C5065">
            <w:pPr>
              <w:rPr>
                <w:rFonts w:ascii="宋体" w:eastAsia="宋体" w:hAnsi="宋体"/>
              </w:rPr>
            </w:pPr>
            <w:r w:rsidRPr="00673E06">
              <w:rPr>
                <w:rFonts w:ascii="宋体" w:eastAsia="宋体" w:hAnsi="宋体" w:hint="eastAsia"/>
              </w:rPr>
              <w:t>计费账户当前实际可使用的总金额；由以下公式进行计算获得：</w:t>
            </w:r>
            <w:r w:rsidRPr="00673E06">
              <w:rPr>
                <w:rFonts w:ascii="宋体" w:eastAsia="宋体" w:hAnsi="宋体" w:cs="宋体" w:hint="eastAsia"/>
                <w:bCs/>
                <w:color w:val="000000"/>
                <w:kern w:val="0"/>
                <w:sz w:val="22"/>
              </w:rPr>
              <w:t>账户当前可用余额=账户当前余额-账户</w:t>
            </w:r>
            <w:proofErr w:type="gramStart"/>
            <w:r w:rsidRPr="00673E06">
              <w:rPr>
                <w:rFonts w:ascii="宋体" w:eastAsia="宋体" w:hAnsi="宋体" w:cs="宋体" w:hint="eastAsia"/>
                <w:bCs/>
                <w:color w:val="000000"/>
                <w:kern w:val="0"/>
                <w:sz w:val="22"/>
              </w:rPr>
              <w:t>已预占总</w:t>
            </w:r>
            <w:proofErr w:type="gramEnd"/>
            <w:r w:rsidRPr="00673E06">
              <w:rPr>
                <w:rFonts w:ascii="宋体" w:eastAsia="宋体" w:hAnsi="宋体" w:cs="宋体" w:hint="eastAsia"/>
                <w:bCs/>
                <w:color w:val="000000"/>
                <w:kern w:val="0"/>
                <w:sz w:val="22"/>
              </w:rPr>
              <w:t>金额；</w:t>
            </w:r>
          </w:p>
        </w:tc>
        <w:tc>
          <w:tcPr>
            <w:tcW w:w="2835" w:type="dxa"/>
          </w:tcPr>
          <w:p w14:paraId="7EC3D0B3" w14:textId="18F03987" w:rsidR="007C5065" w:rsidRPr="00673E06" w:rsidRDefault="007C5065" w:rsidP="007C5065">
            <w:pPr>
              <w:rPr>
                <w:rFonts w:ascii="宋体" w:eastAsia="宋体" w:hAnsi="宋体"/>
              </w:rPr>
            </w:pPr>
            <w:r w:rsidRPr="00673E06">
              <w:rPr>
                <w:rFonts w:ascii="宋体" w:eastAsia="宋体" w:hAnsi="宋体" w:hint="eastAsia"/>
              </w:rPr>
              <w:t>1</w:t>
            </w:r>
            <w:r w:rsidRPr="00673E06">
              <w:rPr>
                <w:rFonts w:ascii="宋体" w:eastAsia="宋体" w:hAnsi="宋体"/>
              </w:rPr>
              <w:t>46</w:t>
            </w:r>
            <w:r w:rsidRPr="00673E06">
              <w:rPr>
                <w:rFonts w:ascii="宋体" w:eastAsia="宋体" w:hAnsi="宋体" w:hint="eastAsia"/>
              </w:rPr>
              <w:t>元</w:t>
            </w:r>
          </w:p>
        </w:tc>
      </w:tr>
      <w:tr w:rsidR="007C5065" w:rsidRPr="00673E06" w14:paraId="4E5B8959" w14:textId="77777777" w:rsidTr="002E7A03">
        <w:tc>
          <w:tcPr>
            <w:tcW w:w="562" w:type="dxa"/>
            <w:vMerge w:val="restart"/>
            <w:vAlign w:val="center"/>
          </w:tcPr>
          <w:p w14:paraId="401C7CDA" w14:textId="1025D3E0" w:rsidR="007C5065" w:rsidRPr="00673E06" w:rsidRDefault="007C5065" w:rsidP="007C5065">
            <w:pPr>
              <w:jc w:val="center"/>
              <w:rPr>
                <w:rFonts w:ascii="宋体" w:eastAsia="宋体" w:hAnsi="宋体"/>
              </w:rPr>
            </w:pPr>
            <w:r w:rsidRPr="00673E06">
              <w:rPr>
                <w:rFonts w:ascii="宋体" w:eastAsia="宋体" w:hAnsi="宋体" w:hint="eastAsia"/>
              </w:rPr>
              <w:t>费用清单类</w:t>
            </w:r>
          </w:p>
        </w:tc>
        <w:tc>
          <w:tcPr>
            <w:tcW w:w="1985" w:type="dxa"/>
          </w:tcPr>
          <w:p w14:paraId="1FEE856C" w14:textId="28C9E592"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hint="eastAsia"/>
                <w:sz w:val="24"/>
                <w:szCs w:val="28"/>
              </w:rPr>
              <w:t>K</w:t>
            </w:r>
            <w:r w:rsidRPr="00673E06">
              <w:rPr>
                <w:rFonts w:ascii="宋体" w:eastAsia="宋体" w:hAnsi="宋体"/>
                <w:sz w:val="24"/>
                <w:szCs w:val="28"/>
              </w:rPr>
              <w:t>3</w:t>
            </w:r>
            <w:proofErr w:type="gramStart"/>
            <w:r w:rsidRPr="00673E06">
              <w:rPr>
                <w:rFonts w:ascii="宋体" w:eastAsia="宋体" w:hAnsi="宋体" w:hint="eastAsia"/>
                <w:sz w:val="24"/>
                <w:szCs w:val="28"/>
              </w:rPr>
              <w:t>账户扣费清单</w:t>
            </w:r>
            <w:proofErr w:type="gramEnd"/>
          </w:p>
        </w:tc>
        <w:tc>
          <w:tcPr>
            <w:tcW w:w="4252" w:type="dxa"/>
          </w:tcPr>
          <w:p w14:paraId="1C814BFD" w14:textId="443C9EFB" w:rsidR="007C5065" w:rsidRPr="00673E06" w:rsidRDefault="007C5065" w:rsidP="007C5065">
            <w:pPr>
              <w:rPr>
                <w:rFonts w:ascii="宋体" w:eastAsia="宋体" w:hAnsi="宋体"/>
              </w:rPr>
            </w:pPr>
            <w:r w:rsidRPr="00673E06">
              <w:rPr>
                <w:rFonts w:ascii="宋体" w:eastAsia="宋体" w:hAnsi="宋体" w:hint="eastAsia"/>
              </w:rPr>
              <w:t>由账户开通、功能开通等计费项目购买产生的经销商K</w:t>
            </w:r>
            <w:r w:rsidRPr="00673E06">
              <w:rPr>
                <w:rFonts w:ascii="宋体" w:eastAsia="宋体" w:hAnsi="宋体"/>
              </w:rPr>
              <w:t>3</w:t>
            </w:r>
            <w:proofErr w:type="gramStart"/>
            <w:r w:rsidRPr="00673E06">
              <w:rPr>
                <w:rFonts w:ascii="宋体" w:eastAsia="宋体" w:hAnsi="宋体" w:hint="eastAsia"/>
              </w:rPr>
              <w:t>账户扣费清单</w:t>
            </w:r>
            <w:proofErr w:type="gramEnd"/>
          </w:p>
        </w:tc>
        <w:tc>
          <w:tcPr>
            <w:tcW w:w="2835" w:type="dxa"/>
          </w:tcPr>
          <w:p w14:paraId="274CF4E4" w14:textId="77777777" w:rsidR="007C5065" w:rsidRPr="00673E06" w:rsidRDefault="007C5065" w:rsidP="007C5065">
            <w:pPr>
              <w:rPr>
                <w:rFonts w:ascii="宋体" w:eastAsia="宋体" w:hAnsi="宋体"/>
              </w:rPr>
            </w:pPr>
          </w:p>
        </w:tc>
      </w:tr>
      <w:tr w:rsidR="007C5065" w:rsidRPr="00673E06" w14:paraId="22BA5974" w14:textId="77777777" w:rsidTr="00C1415E">
        <w:tc>
          <w:tcPr>
            <w:tcW w:w="562" w:type="dxa"/>
            <w:vMerge/>
          </w:tcPr>
          <w:p w14:paraId="1055706D" w14:textId="77777777" w:rsidR="007C5065" w:rsidRPr="00673E06" w:rsidRDefault="007C5065" w:rsidP="007C5065">
            <w:pPr>
              <w:rPr>
                <w:rFonts w:ascii="宋体" w:eastAsia="宋体" w:hAnsi="宋体"/>
              </w:rPr>
            </w:pPr>
          </w:p>
        </w:tc>
        <w:tc>
          <w:tcPr>
            <w:tcW w:w="1985" w:type="dxa"/>
          </w:tcPr>
          <w:p w14:paraId="38C6B062" w14:textId="2F2ED45C"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hint="eastAsia"/>
                <w:sz w:val="24"/>
                <w:szCs w:val="28"/>
              </w:rPr>
              <w:t>K</w:t>
            </w:r>
            <w:r w:rsidRPr="00673E06">
              <w:rPr>
                <w:rFonts w:ascii="宋体" w:eastAsia="宋体" w:hAnsi="宋体"/>
                <w:sz w:val="24"/>
                <w:szCs w:val="28"/>
              </w:rPr>
              <w:t>3</w:t>
            </w:r>
            <w:r w:rsidRPr="00673E06">
              <w:rPr>
                <w:rFonts w:ascii="宋体" w:eastAsia="宋体" w:hAnsi="宋体" w:hint="eastAsia"/>
                <w:sz w:val="24"/>
                <w:szCs w:val="28"/>
              </w:rPr>
              <w:t>账户充值清单</w:t>
            </w:r>
          </w:p>
        </w:tc>
        <w:tc>
          <w:tcPr>
            <w:tcW w:w="4252" w:type="dxa"/>
          </w:tcPr>
          <w:p w14:paraId="39696E94" w14:textId="15DB7246" w:rsidR="007C5065" w:rsidRPr="00673E06" w:rsidRDefault="007C5065" w:rsidP="007C5065">
            <w:pPr>
              <w:rPr>
                <w:rFonts w:ascii="宋体" w:eastAsia="宋体" w:hAnsi="宋体"/>
              </w:rPr>
            </w:pPr>
            <w:r w:rsidRPr="00673E06">
              <w:rPr>
                <w:rFonts w:ascii="宋体" w:eastAsia="宋体" w:hAnsi="宋体" w:hint="eastAsia"/>
              </w:rPr>
              <w:t>因为向本地账户充值产生的经销商K</w:t>
            </w:r>
            <w:r w:rsidRPr="00673E06">
              <w:rPr>
                <w:rFonts w:ascii="宋体" w:eastAsia="宋体" w:hAnsi="宋体"/>
              </w:rPr>
              <w:t>3</w:t>
            </w:r>
            <w:proofErr w:type="gramStart"/>
            <w:r w:rsidRPr="00673E06">
              <w:rPr>
                <w:rFonts w:ascii="宋体" w:eastAsia="宋体" w:hAnsi="宋体" w:hint="eastAsia"/>
              </w:rPr>
              <w:t>账户扣费清单</w:t>
            </w:r>
            <w:proofErr w:type="gramEnd"/>
          </w:p>
        </w:tc>
        <w:tc>
          <w:tcPr>
            <w:tcW w:w="2835" w:type="dxa"/>
          </w:tcPr>
          <w:p w14:paraId="1CC3E87A" w14:textId="77777777" w:rsidR="007C5065" w:rsidRPr="00673E06" w:rsidRDefault="007C5065" w:rsidP="007C5065">
            <w:pPr>
              <w:rPr>
                <w:rFonts w:ascii="宋体" w:eastAsia="宋体" w:hAnsi="宋体"/>
              </w:rPr>
            </w:pPr>
          </w:p>
        </w:tc>
      </w:tr>
      <w:tr w:rsidR="007C5065" w:rsidRPr="00673E06" w14:paraId="653864AD" w14:textId="77777777" w:rsidTr="00C1415E">
        <w:tc>
          <w:tcPr>
            <w:tcW w:w="562" w:type="dxa"/>
            <w:vMerge/>
          </w:tcPr>
          <w:p w14:paraId="69B010D3" w14:textId="77777777" w:rsidR="007C5065" w:rsidRPr="00673E06" w:rsidRDefault="007C5065" w:rsidP="007C5065">
            <w:pPr>
              <w:rPr>
                <w:rFonts w:ascii="宋体" w:eastAsia="宋体" w:hAnsi="宋体"/>
              </w:rPr>
            </w:pPr>
          </w:p>
        </w:tc>
        <w:tc>
          <w:tcPr>
            <w:tcW w:w="1985" w:type="dxa"/>
          </w:tcPr>
          <w:p w14:paraId="228253CF" w14:textId="394C2B7E"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本地</w:t>
            </w:r>
            <w:proofErr w:type="gramStart"/>
            <w:r w:rsidRPr="00673E06">
              <w:rPr>
                <w:rFonts w:ascii="宋体" w:eastAsia="宋体" w:hAnsi="宋体" w:cs="宋体" w:hint="eastAsia"/>
                <w:bCs/>
                <w:color w:val="000000"/>
                <w:kern w:val="0"/>
                <w:sz w:val="24"/>
                <w:szCs w:val="28"/>
              </w:rPr>
              <w:t>账户扣费清单</w:t>
            </w:r>
            <w:proofErr w:type="gramEnd"/>
          </w:p>
        </w:tc>
        <w:tc>
          <w:tcPr>
            <w:tcW w:w="4252" w:type="dxa"/>
          </w:tcPr>
          <w:p w14:paraId="7CD5E7EA" w14:textId="28AA4099" w:rsidR="007C5065" w:rsidRPr="00673E06" w:rsidRDefault="007C5065" w:rsidP="007C5065">
            <w:pPr>
              <w:rPr>
                <w:rFonts w:ascii="宋体" w:eastAsia="宋体" w:hAnsi="宋体"/>
              </w:rPr>
            </w:pPr>
            <w:r w:rsidRPr="00673E06">
              <w:rPr>
                <w:rFonts w:ascii="宋体" w:eastAsia="宋体" w:hAnsi="宋体" w:hint="eastAsia"/>
              </w:rPr>
              <w:t>由服务请求类计费项目产生的针对本地账户</w:t>
            </w:r>
            <w:proofErr w:type="gramStart"/>
            <w:r w:rsidRPr="00673E06">
              <w:rPr>
                <w:rFonts w:ascii="宋体" w:eastAsia="宋体" w:hAnsi="宋体" w:hint="eastAsia"/>
              </w:rPr>
              <w:t>的扣费清单</w:t>
            </w:r>
            <w:proofErr w:type="gramEnd"/>
          </w:p>
        </w:tc>
        <w:tc>
          <w:tcPr>
            <w:tcW w:w="2835" w:type="dxa"/>
          </w:tcPr>
          <w:p w14:paraId="352EF34B" w14:textId="77777777" w:rsidR="007C5065" w:rsidRPr="00673E06" w:rsidRDefault="007C5065" w:rsidP="007C5065">
            <w:pPr>
              <w:rPr>
                <w:rFonts w:ascii="宋体" w:eastAsia="宋体" w:hAnsi="宋体"/>
              </w:rPr>
            </w:pPr>
          </w:p>
        </w:tc>
      </w:tr>
      <w:tr w:rsidR="007C5065" w:rsidRPr="00673E06" w14:paraId="2878CE0C" w14:textId="77777777" w:rsidTr="00C1415E">
        <w:tc>
          <w:tcPr>
            <w:tcW w:w="562" w:type="dxa"/>
            <w:vMerge/>
          </w:tcPr>
          <w:p w14:paraId="4B538C5A" w14:textId="77777777" w:rsidR="007C5065" w:rsidRPr="00673E06" w:rsidRDefault="007C5065" w:rsidP="007C5065">
            <w:pPr>
              <w:rPr>
                <w:rFonts w:ascii="宋体" w:eastAsia="宋体" w:hAnsi="宋体"/>
              </w:rPr>
            </w:pPr>
          </w:p>
        </w:tc>
        <w:tc>
          <w:tcPr>
            <w:tcW w:w="1985" w:type="dxa"/>
          </w:tcPr>
          <w:p w14:paraId="5F3C31B5" w14:textId="44A25106" w:rsidR="007C5065" w:rsidRPr="00673E06" w:rsidRDefault="007C5065" w:rsidP="007C5065">
            <w:pPr>
              <w:rPr>
                <w:rFonts w:ascii="宋体" w:eastAsia="宋体" w:hAnsi="宋体" w:cs="宋体"/>
                <w:bCs/>
                <w:color w:val="000000"/>
                <w:kern w:val="0"/>
                <w:sz w:val="24"/>
                <w:szCs w:val="28"/>
              </w:rPr>
            </w:pPr>
            <w:r w:rsidRPr="00673E06">
              <w:rPr>
                <w:rFonts w:ascii="宋体" w:eastAsia="宋体" w:hAnsi="宋体" w:cs="宋体" w:hint="eastAsia"/>
                <w:bCs/>
                <w:color w:val="000000"/>
                <w:kern w:val="0"/>
                <w:sz w:val="24"/>
                <w:szCs w:val="28"/>
              </w:rPr>
              <w:t>本地账户退费清</w:t>
            </w:r>
            <w:r w:rsidRPr="00673E06">
              <w:rPr>
                <w:rFonts w:ascii="宋体" w:eastAsia="宋体" w:hAnsi="宋体" w:cs="宋体" w:hint="eastAsia"/>
                <w:bCs/>
                <w:color w:val="000000"/>
                <w:kern w:val="0"/>
                <w:sz w:val="24"/>
                <w:szCs w:val="28"/>
              </w:rPr>
              <w:lastRenderedPageBreak/>
              <w:t>单</w:t>
            </w:r>
          </w:p>
        </w:tc>
        <w:tc>
          <w:tcPr>
            <w:tcW w:w="4252" w:type="dxa"/>
          </w:tcPr>
          <w:p w14:paraId="234BE4DE" w14:textId="2123C92F" w:rsidR="007C5065" w:rsidRPr="00673E06" w:rsidRDefault="007C5065" w:rsidP="007C5065">
            <w:pPr>
              <w:rPr>
                <w:rFonts w:ascii="宋体" w:eastAsia="宋体" w:hAnsi="宋体"/>
              </w:rPr>
            </w:pPr>
            <w:r w:rsidRPr="00673E06">
              <w:rPr>
                <w:rFonts w:ascii="宋体" w:eastAsia="宋体" w:hAnsi="宋体" w:hint="eastAsia"/>
              </w:rPr>
              <w:lastRenderedPageBreak/>
              <w:t>对本地账户余额退还时产生的退费清单</w:t>
            </w:r>
          </w:p>
        </w:tc>
        <w:tc>
          <w:tcPr>
            <w:tcW w:w="2835" w:type="dxa"/>
          </w:tcPr>
          <w:p w14:paraId="3197D2A5" w14:textId="77777777" w:rsidR="007C5065" w:rsidRPr="00673E06" w:rsidRDefault="007C5065" w:rsidP="007C5065">
            <w:pPr>
              <w:rPr>
                <w:rFonts w:ascii="宋体" w:eastAsia="宋体" w:hAnsi="宋体"/>
              </w:rPr>
            </w:pPr>
          </w:p>
        </w:tc>
      </w:tr>
    </w:tbl>
    <w:p w14:paraId="384A5533" w14:textId="77777777" w:rsidR="006476A3" w:rsidRPr="00673E06" w:rsidRDefault="006476A3" w:rsidP="006476A3">
      <w:pPr>
        <w:rPr>
          <w:rFonts w:ascii="宋体" w:eastAsia="宋体" w:hAnsi="宋体"/>
        </w:rPr>
      </w:pPr>
    </w:p>
    <w:p w14:paraId="0DEE76C7" w14:textId="52DBA325" w:rsidR="00790D3E" w:rsidRPr="00673E06" w:rsidRDefault="00790D3E" w:rsidP="00D01448">
      <w:pPr>
        <w:pStyle w:val="a3"/>
        <w:numPr>
          <w:ilvl w:val="1"/>
          <w:numId w:val="1"/>
        </w:numPr>
        <w:ind w:firstLineChars="0" w:firstLine="0"/>
        <w:outlineLvl w:val="1"/>
        <w:rPr>
          <w:rFonts w:ascii="宋体" w:eastAsia="宋体" w:hAnsi="宋体"/>
          <w:b/>
          <w:sz w:val="36"/>
        </w:rPr>
      </w:pPr>
      <w:r w:rsidRPr="00673E06">
        <w:rPr>
          <w:rFonts w:ascii="宋体" w:eastAsia="宋体" w:hAnsi="宋体" w:hint="eastAsia"/>
          <w:b/>
          <w:sz w:val="36"/>
        </w:rPr>
        <w:t>通用营销计费业务需求说明</w:t>
      </w:r>
    </w:p>
    <w:p w14:paraId="104F7262" w14:textId="77777777" w:rsidR="00790D3E" w:rsidRPr="00673E06" w:rsidRDefault="00790D3E" w:rsidP="00D17AAD">
      <w:pPr>
        <w:pStyle w:val="a3"/>
        <w:numPr>
          <w:ilvl w:val="2"/>
          <w:numId w:val="1"/>
        </w:numPr>
        <w:ind w:left="284" w:firstLineChars="0" w:hanging="1"/>
        <w:outlineLvl w:val="2"/>
        <w:rPr>
          <w:rFonts w:ascii="宋体" w:eastAsia="宋体" w:hAnsi="宋体"/>
          <w:b/>
          <w:sz w:val="32"/>
        </w:rPr>
      </w:pPr>
      <w:bookmarkStart w:id="0" w:name="_Hlk1134896"/>
      <w:r w:rsidRPr="00673E06">
        <w:rPr>
          <w:rFonts w:ascii="宋体" w:eastAsia="宋体" w:hAnsi="宋体" w:hint="eastAsia"/>
          <w:b/>
          <w:sz w:val="32"/>
        </w:rPr>
        <w:t>Caxa设计软件计费业务需求说明</w:t>
      </w:r>
    </w:p>
    <w:tbl>
      <w:tblPr>
        <w:tblW w:w="11341"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6"/>
        <w:gridCol w:w="712"/>
        <w:gridCol w:w="839"/>
        <w:gridCol w:w="1541"/>
        <w:gridCol w:w="1417"/>
        <w:gridCol w:w="2268"/>
        <w:gridCol w:w="426"/>
        <w:gridCol w:w="708"/>
        <w:gridCol w:w="709"/>
        <w:gridCol w:w="709"/>
        <w:gridCol w:w="567"/>
        <w:gridCol w:w="709"/>
      </w:tblGrid>
      <w:tr w:rsidR="00DC257B" w:rsidRPr="00673E06" w14:paraId="54FC01D6" w14:textId="77777777" w:rsidTr="00DC257B">
        <w:trPr>
          <w:trHeight w:val="540"/>
        </w:trPr>
        <w:tc>
          <w:tcPr>
            <w:tcW w:w="736" w:type="dxa"/>
            <w:shd w:val="clear" w:color="000000" w:fill="DDEBF7"/>
            <w:vAlign w:val="center"/>
            <w:hideMark/>
          </w:tcPr>
          <w:p w14:paraId="52E3D505" w14:textId="69EF384E"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计费项目分类</w:t>
            </w:r>
          </w:p>
        </w:tc>
        <w:tc>
          <w:tcPr>
            <w:tcW w:w="712" w:type="dxa"/>
            <w:shd w:val="clear" w:color="000000" w:fill="DDEBF7"/>
            <w:vAlign w:val="center"/>
            <w:hideMark/>
          </w:tcPr>
          <w:p w14:paraId="096FFC3C" w14:textId="2D369563"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计费项目子分类</w:t>
            </w:r>
          </w:p>
        </w:tc>
        <w:tc>
          <w:tcPr>
            <w:tcW w:w="839" w:type="dxa"/>
            <w:shd w:val="clear" w:color="000000" w:fill="DDEBF7"/>
            <w:vAlign w:val="center"/>
          </w:tcPr>
          <w:p w14:paraId="5BC79D7E" w14:textId="0AB7C788" w:rsidR="00DC257B" w:rsidRPr="00673E06" w:rsidRDefault="00DC257B" w:rsidP="003E4239">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计费账户类型</w:t>
            </w:r>
          </w:p>
        </w:tc>
        <w:tc>
          <w:tcPr>
            <w:tcW w:w="1541" w:type="dxa"/>
            <w:shd w:val="clear" w:color="000000" w:fill="DDEBF7"/>
            <w:vAlign w:val="center"/>
            <w:hideMark/>
          </w:tcPr>
          <w:p w14:paraId="282C2DFD" w14:textId="4F8D79A6"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计费项目名称</w:t>
            </w:r>
          </w:p>
        </w:tc>
        <w:tc>
          <w:tcPr>
            <w:tcW w:w="1417" w:type="dxa"/>
            <w:shd w:val="clear" w:color="000000" w:fill="DDEBF7"/>
            <w:vAlign w:val="center"/>
            <w:hideMark/>
          </w:tcPr>
          <w:p w14:paraId="41ED127C" w14:textId="402AF75B"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计费项目编码</w:t>
            </w:r>
          </w:p>
        </w:tc>
        <w:tc>
          <w:tcPr>
            <w:tcW w:w="2268" w:type="dxa"/>
            <w:shd w:val="clear" w:color="000000" w:fill="DDEBF7"/>
            <w:vAlign w:val="center"/>
            <w:hideMark/>
          </w:tcPr>
          <w:p w14:paraId="3EEAF524" w14:textId="77777777"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前置条件</w:t>
            </w:r>
          </w:p>
        </w:tc>
        <w:tc>
          <w:tcPr>
            <w:tcW w:w="426" w:type="dxa"/>
            <w:shd w:val="clear" w:color="000000" w:fill="DDEBF7"/>
            <w:vAlign w:val="center"/>
            <w:hideMark/>
          </w:tcPr>
          <w:p w14:paraId="56CB349A" w14:textId="77777777"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可前台购买</w:t>
            </w:r>
          </w:p>
        </w:tc>
        <w:tc>
          <w:tcPr>
            <w:tcW w:w="708" w:type="dxa"/>
            <w:shd w:val="clear" w:color="000000" w:fill="DDEBF7"/>
            <w:vAlign w:val="center"/>
            <w:hideMark/>
          </w:tcPr>
          <w:p w14:paraId="4CADDF92" w14:textId="77777777"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渠道限定</w:t>
            </w:r>
          </w:p>
        </w:tc>
        <w:tc>
          <w:tcPr>
            <w:tcW w:w="709" w:type="dxa"/>
            <w:shd w:val="clear" w:color="000000" w:fill="DDEBF7"/>
            <w:vAlign w:val="center"/>
            <w:hideMark/>
          </w:tcPr>
          <w:p w14:paraId="4566C5E5" w14:textId="5A30C5EF"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品牌限定</w:t>
            </w:r>
          </w:p>
        </w:tc>
        <w:tc>
          <w:tcPr>
            <w:tcW w:w="709" w:type="dxa"/>
            <w:shd w:val="clear" w:color="000000" w:fill="DDEBF7"/>
            <w:vAlign w:val="center"/>
          </w:tcPr>
          <w:p w14:paraId="3E4FF994" w14:textId="08C45919" w:rsidR="00DC257B" w:rsidRPr="00673E06" w:rsidRDefault="00DC257B" w:rsidP="00522C51">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品类限定</w:t>
            </w:r>
          </w:p>
        </w:tc>
        <w:tc>
          <w:tcPr>
            <w:tcW w:w="567" w:type="dxa"/>
            <w:shd w:val="clear" w:color="000000" w:fill="DDEBF7"/>
          </w:tcPr>
          <w:p w14:paraId="78EBEB26" w14:textId="630764F2" w:rsidR="00DC257B" w:rsidRPr="00673E06" w:rsidRDefault="00DC257B" w:rsidP="00D47E87">
            <w:pPr>
              <w:widowControl/>
              <w:jc w:val="center"/>
              <w:rPr>
                <w:rFonts w:ascii="宋体" w:eastAsia="宋体" w:hAnsi="宋体" w:cs="宋体"/>
                <w:b/>
                <w:bCs/>
                <w:color w:val="000000"/>
                <w:kern w:val="0"/>
                <w:sz w:val="22"/>
              </w:rPr>
            </w:pPr>
            <w:r>
              <w:rPr>
                <w:rFonts w:ascii="宋体" w:eastAsia="宋体" w:hAnsi="宋体" w:cs="宋体" w:hint="eastAsia"/>
                <w:b/>
                <w:bCs/>
                <w:color w:val="000000"/>
                <w:kern w:val="0"/>
                <w:sz w:val="22"/>
              </w:rPr>
              <w:t>子品类限定</w:t>
            </w:r>
          </w:p>
        </w:tc>
        <w:tc>
          <w:tcPr>
            <w:tcW w:w="709" w:type="dxa"/>
            <w:shd w:val="clear" w:color="000000" w:fill="DDEBF7"/>
            <w:vAlign w:val="center"/>
            <w:hideMark/>
          </w:tcPr>
          <w:p w14:paraId="12C2C493" w14:textId="483D7630" w:rsidR="00DC257B" w:rsidRPr="00673E06" w:rsidRDefault="00DC257B" w:rsidP="00D47E87">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计费标准</w:t>
            </w:r>
          </w:p>
        </w:tc>
      </w:tr>
      <w:tr w:rsidR="00DC257B" w:rsidRPr="00673E06" w14:paraId="78479856" w14:textId="77777777" w:rsidTr="00DC257B">
        <w:trPr>
          <w:trHeight w:val="540"/>
        </w:trPr>
        <w:tc>
          <w:tcPr>
            <w:tcW w:w="736" w:type="dxa"/>
            <w:shd w:val="clear" w:color="auto" w:fill="auto"/>
            <w:vAlign w:val="center"/>
            <w:hideMark/>
          </w:tcPr>
          <w:p w14:paraId="411B9A24" w14:textId="66AA930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账户管理类</w:t>
            </w:r>
          </w:p>
        </w:tc>
        <w:tc>
          <w:tcPr>
            <w:tcW w:w="712" w:type="dxa"/>
            <w:shd w:val="clear" w:color="auto" w:fill="auto"/>
            <w:vAlign w:val="center"/>
            <w:hideMark/>
          </w:tcPr>
          <w:p w14:paraId="5AF52201" w14:textId="227923D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设计软件类</w:t>
            </w:r>
          </w:p>
        </w:tc>
        <w:tc>
          <w:tcPr>
            <w:tcW w:w="839" w:type="dxa"/>
            <w:vAlign w:val="center"/>
          </w:tcPr>
          <w:p w14:paraId="10D88BAA" w14:textId="423E805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92672C8" w14:textId="52B28FB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Caxa设计软件账户开通</w:t>
            </w:r>
          </w:p>
        </w:tc>
        <w:tc>
          <w:tcPr>
            <w:tcW w:w="1417" w:type="dxa"/>
            <w:shd w:val="clear" w:color="auto" w:fill="auto"/>
            <w:vAlign w:val="center"/>
            <w:hideMark/>
          </w:tcPr>
          <w:p w14:paraId="230E2425" w14:textId="4EE4D95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Ca_AC_Open</w:t>
            </w:r>
          </w:p>
        </w:tc>
        <w:tc>
          <w:tcPr>
            <w:tcW w:w="2268" w:type="dxa"/>
            <w:shd w:val="clear" w:color="auto" w:fill="auto"/>
            <w:vAlign w:val="center"/>
            <w:hideMark/>
          </w:tcPr>
          <w:p w14:paraId="708D6FD6" w14:textId="7B4ACAE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购买该计费账户类型下至少一项业务能力类计费项目</w:t>
            </w:r>
          </w:p>
        </w:tc>
        <w:tc>
          <w:tcPr>
            <w:tcW w:w="426" w:type="dxa"/>
            <w:shd w:val="clear" w:color="auto" w:fill="auto"/>
            <w:vAlign w:val="center"/>
            <w:hideMark/>
          </w:tcPr>
          <w:p w14:paraId="7D08611F" w14:textId="738DFD9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4582D02E" w14:textId="1FC7167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46796088" w14:textId="4A58C58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68FA12CE" w14:textId="77777777" w:rsidR="00DC257B" w:rsidRDefault="00DC257B" w:rsidP="006D101A">
            <w:pPr>
              <w:widowControl/>
              <w:jc w:val="left"/>
              <w:rPr>
                <w:color w:val="000000"/>
                <w:sz w:val="22"/>
              </w:rPr>
            </w:pPr>
          </w:p>
        </w:tc>
        <w:tc>
          <w:tcPr>
            <w:tcW w:w="567" w:type="dxa"/>
          </w:tcPr>
          <w:p w14:paraId="262177F7" w14:textId="77777777" w:rsidR="00DC257B" w:rsidRDefault="00DC257B" w:rsidP="006D101A">
            <w:pPr>
              <w:widowControl/>
              <w:jc w:val="left"/>
              <w:rPr>
                <w:color w:val="000000"/>
                <w:sz w:val="22"/>
              </w:rPr>
            </w:pPr>
          </w:p>
        </w:tc>
        <w:tc>
          <w:tcPr>
            <w:tcW w:w="709" w:type="dxa"/>
            <w:shd w:val="clear" w:color="auto" w:fill="auto"/>
            <w:vAlign w:val="center"/>
            <w:hideMark/>
          </w:tcPr>
          <w:p w14:paraId="397929DB" w14:textId="0DA8F73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48087E46" w14:textId="77777777" w:rsidTr="00DC257B">
        <w:trPr>
          <w:trHeight w:val="270"/>
        </w:trPr>
        <w:tc>
          <w:tcPr>
            <w:tcW w:w="736" w:type="dxa"/>
            <w:shd w:val="clear" w:color="auto" w:fill="auto"/>
            <w:vAlign w:val="center"/>
            <w:hideMark/>
          </w:tcPr>
          <w:p w14:paraId="6DAC1D04" w14:textId="491F909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7EE2135E" w14:textId="65669B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72B8EF46" w14:textId="12E84A0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420DF329" w14:textId="339FC48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Caxa-渲染功能</w:t>
            </w:r>
          </w:p>
        </w:tc>
        <w:tc>
          <w:tcPr>
            <w:tcW w:w="1417" w:type="dxa"/>
            <w:shd w:val="clear" w:color="auto" w:fill="auto"/>
            <w:vAlign w:val="center"/>
            <w:hideMark/>
          </w:tcPr>
          <w:p w14:paraId="2C364908" w14:textId="74476B4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Ca_Mo_Rendering</w:t>
            </w:r>
          </w:p>
        </w:tc>
        <w:tc>
          <w:tcPr>
            <w:tcW w:w="2268" w:type="dxa"/>
            <w:shd w:val="clear" w:color="auto" w:fill="auto"/>
            <w:vAlign w:val="center"/>
            <w:hideMark/>
          </w:tcPr>
          <w:p w14:paraId="399C8947" w14:textId="3FA2BF7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454B4CAC" w14:textId="17C243E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74C94131" w14:textId="0FD48D7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67D6E56A" w14:textId="632412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74F44ABC" w14:textId="77777777" w:rsidR="00DC257B" w:rsidRDefault="00DC257B" w:rsidP="006D101A">
            <w:pPr>
              <w:widowControl/>
              <w:jc w:val="left"/>
              <w:rPr>
                <w:color w:val="000000"/>
                <w:sz w:val="22"/>
              </w:rPr>
            </w:pPr>
          </w:p>
        </w:tc>
        <w:tc>
          <w:tcPr>
            <w:tcW w:w="567" w:type="dxa"/>
          </w:tcPr>
          <w:p w14:paraId="4C24C4C7" w14:textId="77777777" w:rsidR="00DC257B" w:rsidRDefault="00DC257B" w:rsidP="006D101A">
            <w:pPr>
              <w:widowControl/>
              <w:jc w:val="left"/>
              <w:rPr>
                <w:color w:val="000000"/>
                <w:sz w:val="22"/>
              </w:rPr>
            </w:pPr>
          </w:p>
        </w:tc>
        <w:tc>
          <w:tcPr>
            <w:tcW w:w="709" w:type="dxa"/>
            <w:shd w:val="clear" w:color="auto" w:fill="auto"/>
            <w:vAlign w:val="center"/>
            <w:hideMark/>
          </w:tcPr>
          <w:p w14:paraId="3A2C1403" w14:textId="6D03F6E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181CD3BE" w14:textId="77777777" w:rsidTr="00DC257B">
        <w:trPr>
          <w:trHeight w:val="270"/>
        </w:trPr>
        <w:tc>
          <w:tcPr>
            <w:tcW w:w="736" w:type="dxa"/>
            <w:shd w:val="clear" w:color="auto" w:fill="auto"/>
            <w:vAlign w:val="center"/>
            <w:hideMark/>
          </w:tcPr>
          <w:p w14:paraId="08E10C57" w14:textId="7F14BE9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3CA30EF7" w14:textId="0A33777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5969C50C" w14:textId="4611FB2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5681FDC2" w14:textId="6C70E89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Caxa-下单功能</w:t>
            </w:r>
          </w:p>
        </w:tc>
        <w:tc>
          <w:tcPr>
            <w:tcW w:w="1417" w:type="dxa"/>
            <w:shd w:val="clear" w:color="auto" w:fill="auto"/>
            <w:vAlign w:val="center"/>
            <w:hideMark/>
          </w:tcPr>
          <w:p w14:paraId="53F0E81F" w14:textId="69227A6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Ca_Mo_Order</w:t>
            </w:r>
          </w:p>
        </w:tc>
        <w:tc>
          <w:tcPr>
            <w:tcW w:w="2268" w:type="dxa"/>
            <w:shd w:val="clear" w:color="auto" w:fill="auto"/>
            <w:vAlign w:val="center"/>
            <w:hideMark/>
          </w:tcPr>
          <w:p w14:paraId="5C05D5A3" w14:textId="3FB2D1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66E1A907" w14:textId="74FC0F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7A1E5113" w14:textId="57CF794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78193671" w14:textId="622684E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79D398D5" w14:textId="77777777" w:rsidR="00DC257B" w:rsidRDefault="00DC257B" w:rsidP="006D101A">
            <w:pPr>
              <w:widowControl/>
              <w:jc w:val="left"/>
              <w:rPr>
                <w:color w:val="000000"/>
                <w:sz w:val="22"/>
              </w:rPr>
            </w:pPr>
          </w:p>
        </w:tc>
        <w:tc>
          <w:tcPr>
            <w:tcW w:w="567" w:type="dxa"/>
          </w:tcPr>
          <w:p w14:paraId="79F3FB47" w14:textId="77777777" w:rsidR="00DC257B" w:rsidRDefault="00DC257B" w:rsidP="006D101A">
            <w:pPr>
              <w:widowControl/>
              <w:jc w:val="left"/>
              <w:rPr>
                <w:color w:val="000000"/>
                <w:sz w:val="22"/>
              </w:rPr>
            </w:pPr>
          </w:p>
        </w:tc>
        <w:tc>
          <w:tcPr>
            <w:tcW w:w="709" w:type="dxa"/>
            <w:shd w:val="clear" w:color="auto" w:fill="auto"/>
            <w:vAlign w:val="center"/>
            <w:hideMark/>
          </w:tcPr>
          <w:p w14:paraId="7A4A86A8" w14:textId="399DE8A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0B6298A8" w14:textId="77777777" w:rsidTr="00DC257B">
        <w:trPr>
          <w:trHeight w:val="270"/>
        </w:trPr>
        <w:tc>
          <w:tcPr>
            <w:tcW w:w="736" w:type="dxa"/>
            <w:shd w:val="clear" w:color="auto" w:fill="auto"/>
            <w:vAlign w:val="center"/>
            <w:hideMark/>
          </w:tcPr>
          <w:p w14:paraId="24F3EB7A" w14:textId="7A0083C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3C9D7DCA" w14:textId="5D264C3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6624DC0B" w14:textId="4EE3DD9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0EF7964" w14:textId="22F40E1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Caxa-报价功能</w:t>
            </w:r>
          </w:p>
        </w:tc>
        <w:tc>
          <w:tcPr>
            <w:tcW w:w="1417" w:type="dxa"/>
            <w:shd w:val="clear" w:color="auto" w:fill="auto"/>
            <w:vAlign w:val="center"/>
            <w:hideMark/>
          </w:tcPr>
          <w:p w14:paraId="7E109DFB" w14:textId="5C766B0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Ca_Mo_Quoted </w:t>
            </w:r>
          </w:p>
        </w:tc>
        <w:tc>
          <w:tcPr>
            <w:tcW w:w="2268" w:type="dxa"/>
            <w:shd w:val="clear" w:color="auto" w:fill="auto"/>
            <w:vAlign w:val="center"/>
            <w:hideMark/>
          </w:tcPr>
          <w:p w14:paraId="5E89B047" w14:textId="79C127A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633C702D" w14:textId="55CE1F2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0A86D21" w14:textId="5AE1FF4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786F4B59" w14:textId="6FB17CA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67C5AA15" w14:textId="77777777" w:rsidR="00DC257B" w:rsidRDefault="00DC257B" w:rsidP="006D101A">
            <w:pPr>
              <w:widowControl/>
              <w:jc w:val="left"/>
              <w:rPr>
                <w:color w:val="000000"/>
                <w:sz w:val="22"/>
              </w:rPr>
            </w:pPr>
          </w:p>
        </w:tc>
        <w:tc>
          <w:tcPr>
            <w:tcW w:w="567" w:type="dxa"/>
          </w:tcPr>
          <w:p w14:paraId="195EE375" w14:textId="77777777" w:rsidR="00DC257B" w:rsidRDefault="00DC257B" w:rsidP="006D101A">
            <w:pPr>
              <w:widowControl/>
              <w:jc w:val="left"/>
              <w:rPr>
                <w:color w:val="000000"/>
                <w:sz w:val="22"/>
              </w:rPr>
            </w:pPr>
          </w:p>
        </w:tc>
        <w:tc>
          <w:tcPr>
            <w:tcW w:w="709" w:type="dxa"/>
            <w:shd w:val="clear" w:color="auto" w:fill="auto"/>
            <w:vAlign w:val="center"/>
            <w:hideMark/>
          </w:tcPr>
          <w:p w14:paraId="60AA96A8" w14:textId="1FFBC91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3元/请求</w:t>
            </w:r>
          </w:p>
        </w:tc>
      </w:tr>
      <w:tr w:rsidR="00DC257B" w:rsidRPr="00673E06" w14:paraId="468740EC" w14:textId="77777777" w:rsidTr="00DC257B">
        <w:trPr>
          <w:trHeight w:val="270"/>
        </w:trPr>
        <w:tc>
          <w:tcPr>
            <w:tcW w:w="736" w:type="dxa"/>
            <w:shd w:val="clear" w:color="auto" w:fill="auto"/>
            <w:vAlign w:val="center"/>
            <w:hideMark/>
          </w:tcPr>
          <w:p w14:paraId="60870E8A" w14:textId="0FB0ED3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3845B619" w14:textId="7F35CC6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2878EAEF" w14:textId="6BFF638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6567C17C" w14:textId="102BF87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Caxa-OEM产品</w:t>
            </w:r>
          </w:p>
        </w:tc>
        <w:tc>
          <w:tcPr>
            <w:tcW w:w="1417" w:type="dxa"/>
            <w:shd w:val="clear" w:color="auto" w:fill="auto"/>
            <w:vAlign w:val="center"/>
            <w:hideMark/>
          </w:tcPr>
          <w:p w14:paraId="58769B2C" w14:textId="0A9A49B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Ca_Mo_OEM</w:t>
            </w:r>
          </w:p>
        </w:tc>
        <w:tc>
          <w:tcPr>
            <w:tcW w:w="2268" w:type="dxa"/>
            <w:shd w:val="clear" w:color="auto" w:fill="auto"/>
            <w:vAlign w:val="center"/>
            <w:hideMark/>
          </w:tcPr>
          <w:p w14:paraId="592BBAC1" w14:textId="1A56CDF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7DA85ACC" w14:textId="4666AC2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3EB03866" w14:textId="4C8A464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0970774D" w14:textId="79F8EA3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353D287" w14:textId="77777777" w:rsidR="00DC257B" w:rsidRDefault="00DC257B" w:rsidP="006D101A">
            <w:pPr>
              <w:widowControl/>
              <w:jc w:val="left"/>
              <w:rPr>
                <w:color w:val="000000"/>
                <w:sz w:val="22"/>
              </w:rPr>
            </w:pPr>
          </w:p>
        </w:tc>
        <w:tc>
          <w:tcPr>
            <w:tcW w:w="567" w:type="dxa"/>
          </w:tcPr>
          <w:p w14:paraId="4A09A1B5" w14:textId="77777777" w:rsidR="00DC257B" w:rsidRDefault="00DC257B" w:rsidP="006D101A">
            <w:pPr>
              <w:widowControl/>
              <w:jc w:val="left"/>
              <w:rPr>
                <w:color w:val="000000"/>
                <w:sz w:val="22"/>
              </w:rPr>
            </w:pPr>
          </w:p>
        </w:tc>
        <w:tc>
          <w:tcPr>
            <w:tcW w:w="709" w:type="dxa"/>
            <w:shd w:val="clear" w:color="auto" w:fill="auto"/>
            <w:vAlign w:val="center"/>
            <w:hideMark/>
          </w:tcPr>
          <w:p w14:paraId="3A9D7B12" w14:textId="6848C06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14E77314" w14:textId="77777777" w:rsidTr="00DC257B">
        <w:trPr>
          <w:trHeight w:val="270"/>
        </w:trPr>
        <w:tc>
          <w:tcPr>
            <w:tcW w:w="736" w:type="dxa"/>
            <w:shd w:val="clear" w:color="auto" w:fill="auto"/>
            <w:vAlign w:val="center"/>
            <w:hideMark/>
          </w:tcPr>
          <w:p w14:paraId="4DD28057" w14:textId="28DCFCD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1F9264F2" w14:textId="0D30F0A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5634EDC4" w14:textId="2097613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4E375B80" w14:textId="6F36152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Caxa-虚拟设备</w:t>
            </w:r>
          </w:p>
        </w:tc>
        <w:tc>
          <w:tcPr>
            <w:tcW w:w="1417" w:type="dxa"/>
            <w:shd w:val="clear" w:color="auto" w:fill="auto"/>
            <w:vAlign w:val="center"/>
            <w:hideMark/>
          </w:tcPr>
          <w:p w14:paraId="3CBE1132" w14:textId="2F3044C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Ca_Mo_Virtual</w:t>
            </w:r>
          </w:p>
        </w:tc>
        <w:tc>
          <w:tcPr>
            <w:tcW w:w="2268" w:type="dxa"/>
            <w:shd w:val="clear" w:color="000000" w:fill="DDEBF7"/>
            <w:vAlign w:val="center"/>
            <w:hideMark/>
          </w:tcPr>
          <w:p w14:paraId="62A680E1" w14:textId="55F2AA7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000000" w:fill="DDEBF7"/>
            <w:vAlign w:val="center"/>
            <w:hideMark/>
          </w:tcPr>
          <w:p w14:paraId="28AB3026" w14:textId="73E0D14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000000" w:fill="DDEBF7"/>
            <w:vAlign w:val="center"/>
            <w:hideMark/>
          </w:tcPr>
          <w:p w14:paraId="4A62F7AC" w14:textId="7568BA7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000000" w:fill="DDEBF7"/>
            <w:vAlign w:val="center"/>
            <w:hideMark/>
          </w:tcPr>
          <w:p w14:paraId="51C46177" w14:textId="2E247F1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A3BCA57" w14:textId="77777777" w:rsidR="00DC257B" w:rsidRDefault="00DC257B" w:rsidP="006D101A">
            <w:pPr>
              <w:widowControl/>
              <w:jc w:val="left"/>
              <w:rPr>
                <w:color w:val="000000"/>
                <w:sz w:val="22"/>
              </w:rPr>
            </w:pPr>
          </w:p>
        </w:tc>
        <w:tc>
          <w:tcPr>
            <w:tcW w:w="567" w:type="dxa"/>
          </w:tcPr>
          <w:p w14:paraId="42A9E6CC" w14:textId="77777777" w:rsidR="00DC257B" w:rsidRDefault="00DC257B" w:rsidP="006D101A">
            <w:pPr>
              <w:widowControl/>
              <w:jc w:val="left"/>
              <w:rPr>
                <w:color w:val="000000"/>
                <w:sz w:val="22"/>
              </w:rPr>
            </w:pPr>
          </w:p>
        </w:tc>
        <w:tc>
          <w:tcPr>
            <w:tcW w:w="709" w:type="dxa"/>
            <w:shd w:val="clear" w:color="auto" w:fill="auto"/>
            <w:vAlign w:val="center"/>
            <w:hideMark/>
          </w:tcPr>
          <w:p w14:paraId="75DC0637" w14:textId="6E8D6D6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2A771028" w14:textId="77777777" w:rsidTr="00DC257B">
        <w:trPr>
          <w:trHeight w:val="270"/>
        </w:trPr>
        <w:tc>
          <w:tcPr>
            <w:tcW w:w="736" w:type="dxa"/>
            <w:shd w:val="clear" w:color="auto" w:fill="auto"/>
            <w:vAlign w:val="center"/>
            <w:hideMark/>
          </w:tcPr>
          <w:p w14:paraId="0E368CED" w14:textId="71B4F44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12" w:type="dxa"/>
            <w:shd w:val="clear" w:color="auto" w:fill="auto"/>
            <w:vAlign w:val="center"/>
            <w:hideMark/>
          </w:tcPr>
          <w:p w14:paraId="5DC91E96" w14:textId="60FEEA4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39" w:type="dxa"/>
            <w:vAlign w:val="center"/>
          </w:tcPr>
          <w:p w14:paraId="54D510FC" w14:textId="5E8DEDC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7A74D11" w14:textId="0B8A1D2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Caxa-720°全景图</w:t>
            </w:r>
          </w:p>
        </w:tc>
        <w:tc>
          <w:tcPr>
            <w:tcW w:w="1417" w:type="dxa"/>
            <w:shd w:val="clear" w:color="auto" w:fill="auto"/>
            <w:vAlign w:val="center"/>
            <w:hideMark/>
          </w:tcPr>
          <w:p w14:paraId="38444038" w14:textId="012C3C2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Ca_Mo_Panoramagram</w:t>
            </w:r>
          </w:p>
        </w:tc>
        <w:tc>
          <w:tcPr>
            <w:tcW w:w="2268" w:type="dxa"/>
            <w:shd w:val="clear" w:color="auto" w:fill="auto"/>
            <w:vAlign w:val="center"/>
            <w:hideMark/>
          </w:tcPr>
          <w:p w14:paraId="2D608348" w14:textId="2DC1658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6A9919F3" w14:textId="7EFA73E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0E857358" w14:textId="5FD3890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30A6B84F" w14:textId="2B82B64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38EFD5C6" w14:textId="77777777" w:rsidR="00DC257B" w:rsidRDefault="00DC257B" w:rsidP="006D101A">
            <w:pPr>
              <w:widowControl/>
              <w:jc w:val="left"/>
              <w:rPr>
                <w:color w:val="000000"/>
                <w:sz w:val="22"/>
              </w:rPr>
            </w:pPr>
          </w:p>
        </w:tc>
        <w:tc>
          <w:tcPr>
            <w:tcW w:w="567" w:type="dxa"/>
          </w:tcPr>
          <w:p w14:paraId="4D37A380" w14:textId="77777777" w:rsidR="00DC257B" w:rsidRDefault="00DC257B" w:rsidP="006D101A">
            <w:pPr>
              <w:widowControl/>
              <w:jc w:val="left"/>
              <w:rPr>
                <w:color w:val="000000"/>
                <w:sz w:val="22"/>
              </w:rPr>
            </w:pPr>
          </w:p>
        </w:tc>
        <w:tc>
          <w:tcPr>
            <w:tcW w:w="709" w:type="dxa"/>
            <w:shd w:val="clear" w:color="auto" w:fill="auto"/>
            <w:vAlign w:val="center"/>
            <w:hideMark/>
          </w:tcPr>
          <w:p w14:paraId="06F9712A" w14:textId="0B0801B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350元/账号.年</w:t>
            </w:r>
          </w:p>
        </w:tc>
      </w:tr>
      <w:tr w:rsidR="00DC257B" w:rsidRPr="00673E06" w14:paraId="2C10124F" w14:textId="77777777" w:rsidTr="00DC257B">
        <w:trPr>
          <w:trHeight w:val="270"/>
        </w:trPr>
        <w:tc>
          <w:tcPr>
            <w:tcW w:w="736" w:type="dxa"/>
            <w:shd w:val="clear" w:color="auto" w:fill="auto"/>
            <w:vAlign w:val="center"/>
            <w:hideMark/>
          </w:tcPr>
          <w:p w14:paraId="34B39557" w14:textId="413774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6874F708" w14:textId="56B00B2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58A6D7F8" w14:textId="1995218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6A35D23C" w14:textId="2F0BEC5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Caxa-零售-欧派-橱柜</w:t>
            </w:r>
          </w:p>
        </w:tc>
        <w:tc>
          <w:tcPr>
            <w:tcW w:w="1417" w:type="dxa"/>
            <w:shd w:val="clear" w:color="auto" w:fill="auto"/>
            <w:vAlign w:val="center"/>
            <w:hideMark/>
          </w:tcPr>
          <w:p w14:paraId="2DCF29F4" w14:textId="2A4BEEC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Ca_Ab_L_OP_C</w:t>
            </w:r>
          </w:p>
        </w:tc>
        <w:tc>
          <w:tcPr>
            <w:tcW w:w="2268" w:type="dxa"/>
            <w:shd w:val="clear" w:color="auto" w:fill="auto"/>
            <w:vAlign w:val="center"/>
            <w:hideMark/>
          </w:tcPr>
          <w:p w14:paraId="7F894D87" w14:textId="140C8C3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517036B8" w14:textId="0FCD7C6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58F0024A" w14:textId="29CFF35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hideMark/>
          </w:tcPr>
          <w:p w14:paraId="0A94BBBC" w14:textId="69AF573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7A3A4D1B" w14:textId="06B20086" w:rsidR="00DC257B" w:rsidRDefault="00DC257B" w:rsidP="006D101A">
            <w:pPr>
              <w:widowControl/>
              <w:jc w:val="left"/>
              <w:rPr>
                <w:color w:val="000000"/>
                <w:sz w:val="22"/>
              </w:rPr>
            </w:pPr>
            <w:r>
              <w:rPr>
                <w:rFonts w:hint="eastAsia"/>
                <w:color w:val="000000"/>
                <w:sz w:val="22"/>
              </w:rPr>
              <w:t>橱柜</w:t>
            </w:r>
          </w:p>
        </w:tc>
        <w:tc>
          <w:tcPr>
            <w:tcW w:w="567" w:type="dxa"/>
          </w:tcPr>
          <w:p w14:paraId="06E48A70" w14:textId="77777777" w:rsidR="00DC257B" w:rsidRDefault="00DC257B" w:rsidP="006D101A">
            <w:pPr>
              <w:widowControl/>
              <w:jc w:val="left"/>
              <w:rPr>
                <w:color w:val="000000"/>
                <w:sz w:val="22"/>
              </w:rPr>
            </w:pPr>
          </w:p>
        </w:tc>
        <w:tc>
          <w:tcPr>
            <w:tcW w:w="709" w:type="dxa"/>
            <w:shd w:val="clear" w:color="auto" w:fill="auto"/>
            <w:vAlign w:val="center"/>
            <w:hideMark/>
          </w:tcPr>
          <w:p w14:paraId="06F2CF87" w14:textId="6A88384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484953E" w14:textId="77777777" w:rsidTr="00DC257B">
        <w:trPr>
          <w:trHeight w:val="270"/>
        </w:trPr>
        <w:tc>
          <w:tcPr>
            <w:tcW w:w="736" w:type="dxa"/>
            <w:shd w:val="clear" w:color="auto" w:fill="auto"/>
            <w:vAlign w:val="center"/>
            <w:hideMark/>
          </w:tcPr>
          <w:p w14:paraId="7F9B373D" w14:textId="70A3712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00A31780" w14:textId="04FDC44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1E13B41F" w14:textId="6660F66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BC93231" w14:textId="4A1AC2C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Caxa-零售-欧派-衣柜</w:t>
            </w:r>
          </w:p>
        </w:tc>
        <w:tc>
          <w:tcPr>
            <w:tcW w:w="1417" w:type="dxa"/>
            <w:shd w:val="clear" w:color="auto" w:fill="auto"/>
            <w:vAlign w:val="center"/>
            <w:hideMark/>
          </w:tcPr>
          <w:p w14:paraId="4097271E" w14:textId="53C836A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Ca_Ab_L-OP-Y</w:t>
            </w:r>
          </w:p>
        </w:tc>
        <w:tc>
          <w:tcPr>
            <w:tcW w:w="2268" w:type="dxa"/>
            <w:shd w:val="clear" w:color="auto" w:fill="auto"/>
            <w:vAlign w:val="center"/>
            <w:hideMark/>
          </w:tcPr>
          <w:p w14:paraId="01C47A6A" w14:textId="0228EBB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6998DB78" w14:textId="148645F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82875D2" w14:textId="054F72D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hideMark/>
          </w:tcPr>
          <w:p w14:paraId="333CC0FF" w14:textId="6290AC1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6EB449AD" w14:textId="6327F388" w:rsidR="00DC257B" w:rsidRDefault="00DC257B" w:rsidP="006D101A">
            <w:pPr>
              <w:widowControl/>
              <w:jc w:val="left"/>
              <w:rPr>
                <w:color w:val="000000"/>
                <w:sz w:val="22"/>
              </w:rPr>
            </w:pPr>
            <w:r>
              <w:rPr>
                <w:rFonts w:hint="eastAsia"/>
                <w:color w:val="000000"/>
                <w:sz w:val="22"/>
              </w:rPr>
              <w:t>衣柜</w:t>
            </w:r>
          </w:p>
        </w:tc>
        <w:tc>
          <w:tcPr>
            <w:tcW w:w="567" w:type="dxa"/>
          </w:tcPr>
          <w:p w14:paraId="6F01FD3D" w14:textId="77777777" w:rsidR="00DC257B" w:rsidRDefault="00DC257B" w:rsidP="006D101A">
            <w:pPr>
              <w:widowControl/>
              <w:jc w:val="left"/>
              <w:rPr>
                <w:color w:val="000000"/>
                <w:sz w:val="22"/>
              </w:rPr>
            </w:pPr>
          </w:p>
        </w:tc>
        <w:tc>
          <w:tcPr>
            <w:tcW w:w="709" w:type="dxa"/>
            <w:shd w:val="clear" w:color="auto" w:fill="auto"/>
            <w:vAlign w:val="center"/>
            <w:hideMark/>
          </w:tcPr>
          <w:p w14:paraId="3CC4C9F5" w14:textId="089FA17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17E60063" w14:textId="77777777" w:rsidTr="00DC257B">
        <w:trPr>
          <w:trHeight w:val="270"/>
        </w:trPr>
        <w:tc>
          <w:tcPr>
            <w:tcW w:w="736" w:type="dxa"/>
            <w:shd w:val="clear" w:color="auto" w:fill="auto"/>
            <w:vAlign w:val="center"/>
            <w:hideMark/>
          </w:tcPr>
          <w:p w14:paraId="4D5E522D" w14:textId="670CA9A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36835C58" w14:textId="5769774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7BA87063" w14:textId="69272DA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687A6732" w14:textId="3294B25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Caxa-零售-欧派-木门</w:t>
            </w:r>
          </w:p>
        </w:tc>
        <w:tc>
          <w:tcPr>
            <w:tcW w:w="1417" w:type="dxa"/>
            <w:shd w:val="clear" w:color="auto" w:fill="auto"/>
            <w:vAlign w:val="center"/>
            <w:hideMark/>
          </w:tcPr>
          <w:p w14:paraId="3AD5D117" w14:textId="2170AC3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Ca_Ab_L-OP-M</w:t>
            </w:r>
          </w:p>
        </w:tc>
        <w:tc>
          <w:tcPr>
            <w:tcW w:w="2268" w:type="dxa"/>
            <w:shd w:val="clear" w:color="auto" w:fill="auto"/>
            <w:vAlign w:val="center"/>
            <w:hideMark/>
          </w:tcPr>
          <w:p w14:paraId="37C336B9" w14:textId="5071C48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5717291A" w14:textId="21E6CBB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E90B8BE" w14:textId="69D130D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hideMark/>
          </w:tcPr>
          <w:p w14:paraId="010C12E4" w14:textId="184339A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3C3D899C" w14:textId="6606F396" w:rsidR="00DC257B" w:rsidRDefault="00DC257B" w:rsidP="006D101A">
            <w:pPr>
              <w:widowControl/>
              <w:jc w:val="left"/>
              <w:rPr>
                <w:color w:val="000000"/>
                <w:sz w:val="22"/>
              </w:rPr>
            </w:pPr>
            <w:r>
              <w:rPr>
                <w:rFonts w:hint="eastAsia"/>
                <w:color w:val="000000"/>
                <w:sz w:val="22"/>
              </w:rPr>
              <w:t>木门</w:t>
            </w:r>
          </w:p>
        </w:tc>
        <w:tc>
          <w:tcPr>
            <w:tcW w:w="567" w:type="dxa"/>
          </w:tcPr>
          <w:p w14:paraId="1A97EB6B" w14:textId="77777777" w:rsidR="00DC257B" w:rsidRDefault="00DC257B" w:rsidP="006D101A">
            <w:pPr>
              <w:widowControl/>
              <w:jc w:val="left"/>
              <w:rPr>
                <w:color w:val="000000"/>
                <w:sz w:val="22"/>
              </w:rPr>
            </w:pPr>
          </w:p>
        </w:tc>
        <w:tc>
          <w:tcPr>
            <w:tcW w:w="709" w:type="dxa"/>
            <w:shd w:val="clear" w:color="auto" w:fill="auto"/>
            <w:vAlign w:val="center"/>
            <w:hideMark/>
          </w:tcPr>
          <w:p w14:paraId="473D5B57" w14:textId="3A5CF10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w:t>
            </w:r>
            <w:r>
              <w:rPr>
                <w:rFonts w:hint="eastAsia"/>
                <w:color w:val="000000"/>
                <w:sz w:val="22"/>
              </w:rPr>
              <w:lastRenderedPageBreak/>
              <w:t>账号.年</w:t>
            </w:r>
          </w:p>
        </w:tc>
      </w:tr>
      <w:tr w:rsidR="00DC257B" w:rsidRPr="00673E06" w14:paraId="5B3E5749" w14:textId="77777777" w:rsidTr="00DC257B">
        <w:trPr>
          <w:trHeight w:val="270"/>
        </w:trPr>
        <w:tc>
          <w:tcPr>
            <w:tcW w:w="736" w:type="dxa"/>
            <w:shd w:val="clear" w:color="auto" w:fill="auto"/>
            <w:vAlign w:val="center"/>
            <w:hideMark/>
          </w:tcPr>
          <w:p w14:paraId="6DA9847E" w14:textId="7549F3B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lastRenderedPageBreak/>
              <w:t>业务能力类</w:t>
            </w:r>
          </w:p>
        </w:tc>
        <w:tc>
          <w:tcPr>
            <w:tcW w:w="712" w:type="dxa"/>
            <w:shd w:val="clear" w:color="auto" w:fill="auto"/>
            <w:vAlign w:val="center"/>
            <w:hideMark/>
          </w:tcPr>
          <w:p w14:paraId="1B4CCE43" w14:textId="1EB875A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14C4D553" w14:textId="0852AB4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6C9196CF" w14:textId="3F3C028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Caxa-零售-欧派-卫浴</w:t>
            </w:r>
          </w:p>
        </w:tc>
        <w:tc>
          <w:tcPr>
            <w:tcW w:w="1417" w:type="dxa"/>
            <w:shd w:val="clear" w:color="auto" w:fill="auto"/>
            <w:vAlign w:val="center"/>
            <w:hideMark/>
          </w:tcPr>
          <w:p w14:paraId="2853856D" w14:textId="4E9D7E7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Ca_Ab_L-OP-W</w:t>
            </w:r>
          </w:p>
        </w:tc>
        <w:tc>
          <w:tcPr>
            <w:tcW w:w="2268" w:type="dxa"/>
            <w:shd w:val="clear" w:color="auto" w:fill="auto"/>
            <w:vAlign w:val="center"/>
            <w:hideMark/>
          </w:tcPr>
          <w:p w14:paraId="273274C0" w14:textId="1347DF2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55B5AE88" w14:textId="516AD94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35F58DDE" w14:textId="4C3A228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hideMark/>
          </w:tcPr>
          <w:p w14:paraId="28505E28" w14:textId="3C15B0F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496F355B" w14:textId="2732A76F" w:rsidR="00DC257B" w:rsidRDefault="00DC257B" w:rsidP="006D101A">
            <w:pPr>
              <w:widowControl/>
              <w:jc w:val="left"/>
              <w:rPr>
                <w:color w:val="000000"/>
                <w:sz w:val="22"/>
              </w:rPr>
            </w:pPr>
            <w:r>
              <w:rPr>
                <w:rFonts w:hint="eastAsia"/>
                <w:color w:val="000000"/>
                <w:sz w:val="22"/>
              </w:rPr>
              <w:t>卫浴</w:t>
            </w:r>
          </w:p>
        </w:tc>
        <w:tc>
          <w:tcPr>
            <w:tcW w:w="567" w:type="dxa"/>
          </w:tcPr>
          <w:p w14:paraId="1BAE23AA" w14:textId="77777777" w:rsidR="00DC257B" w:rsidRDefault="00DC257B" w:rsidP="006D101A">
            <w:pPr>
              <w:widowControl/>
              <w:jc w:val="left"/>
              <w:rPr>
                <w:color w:val="000000"/>
                <w:sz w:val="22"/>
              </w:rPr>
            </w:pPr>
          </w:p>
        </w:tc>
        <w:tc>
          <w:tcPr>
            <w:tcW w:w="709" w:type="dxa"/>
            <w:shd w:val="clear" w:color="auto" w:fill="auto"/>
            <w:vAlign w:val="center"/>
            <w:hideMark/>
          </w:tcPr>
          <w:p w14:paraId="2E38FC93" w14:textId="512F391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2C3CB7DD" w14:textId="77777777" w:rsidTr="00DC257B">
        <w:trPr>
          <w:trHeight w:val="270"/>
        </w:trPr>
        <w:tc>
          <w:tcPr>
            <w:tcW w:w="736" w:type="dxa"/>
            <w:shd w:val="clear" w:color="auto" w:fill="auto"/>
            <w:vAlign w:val="center"/>
            <w:hideMark/>
          </w:tcPr>
          <w:p w14:paraId="01A77B18" w14:textId="0E0E901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1129E698" w14:textId="72324D0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3975C3F6" w14:textId="1D5B83A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F800268" w14:textId="0AF6F9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Caxa-零售-欧派-</w:t>
            </w:r>
            <w:proofErr w:type="gramStart"/>
            <w:r>
              <w:rPr>
                <w:rFonts w:hint="eastAsia"/>
                <w:color w:val="000000"/>
                <w:sz w:val="22"/>
              </w:rPr>
              <w:t>软装</w:t>
            </w:r>
            <w:proofErr w:type="gramEnd"/>
          </w:p>
        </w:tc>
        <w:tc>
          <w:tcPr>
            <w:tcW w:w="1417" w:type="dxa"/>
            <w:shd w:val="clear" w:color="auto" w:fill="auto"/>
            <w:vAlign w:val="center"/>
            <w:hideMark/>
          </w:tcPr>
          <w:p w14:paraId="3CE8FCB4" w14:textId="6421EB6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Ca_Ab_J-OP-R</w:t>
            </w:r>
          </w:p>
        </w:tc>
        <w:tc>
          <w:tcPr>
            <w:tcW w:w="2268" w:type="dxa"/>
            <w:shd w:val="clear" w:color="auto" w:fill="auto"/>
            <w:vAlign w:val="center"/>
            <w:hideMark/>
          </w:tcPr>
          <w:p w14:paraId="513347F7" w14:textId="305D5E8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375CA44D" w14:textId="5FA20C3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7817E214" w14:textId="371F1B2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hideMark/>
          </w:tcPr>
          <w:p w14:paraId="47491DBD" w14:textId="035FD83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3103C294" w14:textId="0EF7AA14" w:rsidR="00DC257B" w:rsidRDefault="00DC257B" w:rsidP="006D101A">
            <w:pPr>
              <w:widowControl/>
              <w:jc w:val="left"/>
              <w:rPr>
                <w:color w:val="000000"/>
                <w:sz w:val="22"/>
              </w:rPr>
            </w:pPr>
            <w:proofErr w:type="gramStart"/>
            <w:r>
              <w:rPr>
                <w:rFonts w:hint="eastAsia"/>
                <w:color w:val="000000"/>
                <w:sz w:val="22"/>
              </w:rPr>
              <w:t>软装</w:t>
            </w:r>
            <w:proofErr w:type="gramEnd"/>
          </w:p>
        </w:tc>
        <w:tc>
          <w:tcPr>
            <w:tcW w:w="567" w:type="dxa"/>
          </w:tcPr>
          <w:p w14:paraId="0D29ACD7" w14:textId="77777777" w:rsidR="00DC257B" w:rsidRDefault="00DC257B" w:rsidP="006D101A">
            <w:pPr>
              <w:widowControl/>
              <w:jc w:val="left"/>
              <w:rPr>
                <w:color w:val="000000"/>
                <w:sz w:val="22"/>
              </w:rPr>
            </w:pPr>
          </w:p>
        </w:tc>
        <w:tc>
          <w:tcPr>
            <w:tcW w:w="709" w:type="dxa"/>
            <w:shd w:val="clear" w:color="auto" w:fill="auto"/>
            <w:vAlign w:val="center"/>
            <w:hideMark/>
          </w:tcPr>
          <w:p w14:paraId="5B06BAE5" w14:textId="029AF15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244993EA" w14:textId="77777777" w:rsidTr="00DC257B">
        <w:trPr>
          <w:trHeight w:val="270"/>
        </w:trPr>
        <w:tc>
          <w:tcPr>
            <w:tcW w:w="736" w:type="dxa"/>
            <w:shd w:val="clear" w:color="auto" w:fill="auto"/>
            <w:vAlign w:val="center"/>
            <w:hideMark/>
          </w:tcPr>
          <w:p w14:paraId="30665681" w14:textId="71C8E9C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611155B3" w14:textId="3E09D0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69A9EE31" w14:textId="48EBD10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71118EC3" w14:textId="29AE6E1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Caxa-家装-欧派-橱柜</w:t>
            </w:r>
          </w:p>
        </w:tc>
        <w:tc>
          <w:tcPr>
            <w:tcW w:w="1417" w:type="dxa"/>
            <w:shd w:val="clear" w:color="auto" w:fill="auto"/>
            <w:vAlign w:val="center"/>
            <w:hideMark/>
          </w:tcPr>
          <w:p w14:paraId="499ECDC5" w14:textId="17FB0B7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Ca_Ab_J-OP-C</w:t>
            </w:r>
          </w:p>
        </w:tc>
        <w:tc>
          <w:tcPr>
            <w:tcW w:w="2268" w:type="dxa"/>
            <w:shd w:val="clear" w:color="auto" w:fill="auto"/>
            <w:vAlign w:val="center"/>
            <w:hideMark/>
          </w:tcPr>
          <w:p w14:paraId="6C48CD04" w14:textId="5B90749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3FEDF31C" w14:textId="6E64B43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6945F4D" w14:textId="69CCA41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hideMark/>
          </w:tcPr>
          <w:p w14:paraId="2518D68E" w14:textId="2B60468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2A0689A1" w14:textId="277E5627" w:rsidR="00DC257B" w:rsidRDefault="00DC257B" w:rsidP="006D101A">
            <w:pPr>
              <w:widowControl/>
              <w:jc w:val="left"/>
              <w:rPr>
                <w:color w:val="000000"/>
                <w:sz w:val="22"/>
              </w:rPr>
            </w:pPr>
            <w:r>
              <w:rPr>
                <w:rFonts w:hint="eastAsia"/>
                <w:color w:val="000000"/>
                <w:sz w:val="22"/>
              </w:rPr>
              <w:t>橱柜</w:t>
            </w:r>
          </w:p>
        </w:tc>
        <w:tc>
          <w:tcPr>
            <w:tcW w:w="567" w:type="dxa"/>
          </w:tcPr>
          <w:p w14:paraId="14217B41" w14:textId="77777777" w:rsidR="00DC257B" w:rsidRDefault="00DC257B" w:rsidP="006D101A">
            <w:pPr>
              <w:widowControl/>
              <w:jc w:val="left"/>
              <w:rPr>
                <w:color w:val="000000"/>
                <w:sz w:val="22"/>
              </w:rPr>
            </w:pPr>
          </w:p>
        </w:tc>
        <w:tc>
          <w:tcPr>
            <w:tcW w:w="709" w:type="dxa"/>
            <w:shd w:val="clear" w:color="auto" w:fill="auto"/>
            <w:vAlign w:val="center"/>
            <w:hideMark/>
          </w:tcPr>
          <w:p w14:paraId="44EBC74C" w14:textId="12D86ED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32499CF2" w14:textId="77777777" w:rsidTr="00DC257B">
        <w:trPr>
          <w:trHeight w:val="270"/>
        </w:trPr>
        <w:tc>
          <w:tcPr>
            <w:tcW w:w="736" w:type="dxa"/>
            <w:shd w:val="clear" w:color="auto" w:fill="auto"/>
            <w:vAlign w:val="center"/>
            <w:hideMark/>
          </w:tcPr>
          <w:p w14:paraId="35BC41AA" w14:textId="0545693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122FDF71" w14:textId="1B6C088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6E504B55" w14:textId="2277A9A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519BACDE" w14:textId="2C8F986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Caxa-家装-欧派-衣柜</w:t>
            </w:r>
          </w:p>
        </w:tc>
        <w:tc>
          <w:tcPr>
            <w:tcW w:w="1417" w:type="dxa"/>
            <w:shd w:val="clear" w:color="auto" w:fill="auto"/>
            <w:vAlign w:val="center"/>
            <w:hideMark/>
          </w:tcPr>
          <w:p w14:paraId="5C43B10A" w14:textId="0DE7A12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Ca_Ab_J-OP-Y</w:t>
            </w:r>
          </w:p>
        </w:tc>
        <w:tc>
          <w:tcPr>
            <w:tcW w:w="2268" w:type="dxa"/>
            <w:shd w:val="clear" w:color="auto" w:fill="auto"/>
            <w:vAlign w:val="center"/>
            <w:hideMark/>
          </w:tcPr>
          <w:p w14:paraId="2BEBB828" w14:textId="265C3B2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0D04A31D" w14:textId="19FCD1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05F23514" w14:textId="30907E6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hideMark/>
          </w:tcPr>
          <w:p w14:paraId="37EAF3D1" w14:textId="393550F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7B332A7B" w14:textId="4D6FD7EA" w:rsidR="00DC257B" w:rsidRDefault="00DC257B" w:rsidP="006D101A">
            <w:pPr>
              <w:widowControl/>
              <w:jc w:val="left"/>
              <w:rPr>
                <w:color w:val="000000"/>
                <w:sz w:val="22"/>
              </w:rPr>
            </w:pPr>
            <w:r>
              <w:rPr>
                <w:rFonts w:hint="eastAsia"/>
                <w:color w:val="000000"/>
                <w:sz w:val="22"/>
              </w:rPr>
              <w:t>衣柜</w:t>
            </w:r>
          </w:p>
        </w:tc>
        <w:tc>
          <w:tcPr>
            <w:tcW w:w="567" w:type="dxa"/>
          </w:tcPr>
          <w:p w14:paraId="11B5985D" w14:textId="77777777" w:rsidR="00DC257B" w:rsidRDefault="00DC257B" w:rsidP="006D101A">
            <w:pPr>
              <w:widowControl/>
              <w:jc w:val="left"/>
              <w:rPr>
                <w:color w:val="000000"/>
                <w:sz w:val="22"/>
              </w:rPr>
            </w:pPr>
          </w:p>
        </w:tc>
        <w:tc>
          <w:tcPr>
            <w:tcW w:w="709" w:type="dxa"/>
            <w:shd w:val="clear" w:color="auto" w:fill="auto"/>
            <w:vAlign w:val="center"/>
            <w:hideMark/>
          </w:tcPr>
          <w:p w14:paraId="4B987191" w14:textId="63821D9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475F60C2" w14:textId="77777777" w:rsidTr="00DC257B">
        <w:trPr>
          <w:trHeight w:val="270"/>
        </w:trPr>
        <w:tc>
          <w:tcPr>
            <w:tcW w:w="736" w:type="dxa"/>
            <w:shd w:val="clear" w:color="auto" w:fill="auto"/>
            <w:vAlign w:val="center"/>
            <w:hideMark/>
          </w:tcPr>
          <w:p w14:paraId="4D16BE83" w14:textId="44C3259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7C97962E" w14:textId="7C9215C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1E578996" w14:textId="172A636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5E6966CF" w14:textId="6CC8EE0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Caxa-家装-欧派-木门</w:t>
            </w:r>
          </w:p>
        </w:tc>
        <w:tc>
          <w:tcPr>
            <w:tcW w:w="1417" w:type="dxa"/>
            <w:shd w:val="clear" w:color="auto" w:fill="auto"/>
            <w:vAlign w:val="center"/>
            <w:hideMark/>
          </w:tcPr>
          <w:p w14:paraId="0C99F608" w14:textId="3A13E9A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Ca_Ab_J-OP-M</w:t>
            </w:r>
          </w:p>
        </w:tc>
        <w:tc>
          <w:tcPr>
            <w:tcW w:w="2268" w:type="dxa"/>
            <w:shd w:val="clear" w:color="auto" w:fill="auto"/>
            <w:vAlign w:val="center"/>
            <w:hideMark/>
          </w:tcPr>
          <w:p w14:paraId="09805ACA" w14:textId="477F8B8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1C27AE9C" w14:textId="3AE90CA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39624521" w14:textId="7519F77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hideMark/>
          </w:tcPr>
          <w:p w14:paraId="0A02CE25" w14:textId="392664D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7704C73E" w14:textId="10F7DF42" w:rsidR="00DC257B" w:rsidRDefault="00DC257B" w:rsidP="006D101A">
            <w:pPr>
              <w:widowControl/>
              <w:jc w:val="left"/>
              <w:rPr>
                <w:color w:val="000000"/>
                <w:sz w:val="22"/>
              </w:rPr>
            </w:pPr>
            <w:r>
              <w:rPr>
                <w:rFonts w:hint="eastAsia"/>
                <w:color w:val="000000"/>
                <w:sz w:val="22"/>
              </w:rPr>
              <w:t>木门</w:t>
            </w:r>
          </w:p>
        </w:tc>
        <w:tc>
          <w:tcPr>
            <w:tcW w:w="567" w:type="dxa"/>
          </w:tcPr>
          <w:p w14:paraId="4943C531" w14:textId="77777777" w:rsidR="00DC257B" w:rsidRDefault="00DC257B" w:rsidP="006D101A">
            <w:pPr>
              <w:widowControl/>
              <w:jc w:val="left"/>
              <w:rPr>
                <w:color w:val="000000"/>
                <w:sz w:val="22"/>
              </w:rPr>
            </w:pPr>
          </w:p>
        </w:tc>
        <w:tc>
          <w:tcPr>
            <w:tcW w:w="709" w:type="dxa"/>
            <w:shd w:val="clear" w:color="auto" w:fill="auto"/>
            <w:vAlign w:val="center"/>
            <w:hideMark/>
          </w:tcPr>
          <w:p w14:paraId="28AB1C09" w14:textId="7EA2DEA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76A5418C" w14:textId="77777777" w:rsidTr="00DC257B">
        <w:trPr>
          <w:trHeight w:val="270"/>
        </w:trPr>
        <w:tc>
          <w:tcPr>
            <w:tcW w:w="736" w:type="dxa"/>
            <w:shd w:val="clear" w:color="auto" w:fill="auto"/>
            <w:vAlign w:val="center"/>
            <w:hideMark/>
          </w:tcPr>
          <w:p w14:paraId="310FC400" w14:textId="64A612B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44DEFF74" w14:textId="005FC76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5B66F02B" w14:textId="16EBB1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39FADB9C" w14:textId="3BBC7C4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Caxa-家装-欧派-卫浴</w:t>
            </w:r>
          </w:p>
        </w:tc>
        <w:tc>
          <w:tcPr>
            <w:tcW w:w="1417" w:type="dxa"/>
            <w:shd w:val="clear" w:color="auto" w:fill="auto"/>
            <w:vAlign w:val="center"/>
            <w:hideMark/>
          </w:tcPr>
          <w:p w14:paraId="67C7BAAC" w14:textId="1E9A916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Ca_Ab_J-OP-W</w:t>
            </w:r>
          </w:p>
        </w:tc>
        <w:tc>
          <w:tcPr>
            <w:tcW w:w="2268" w:type="dxa"/>
            <w:shd w:val="clear" w:color="auto" w:fill="auto"/>
            <w:vAlign w:val="center"/>
            <w:hideMark/>
          </w:tcPr>
          <w:p w14:paraId="745151DE" w14:textId="0C99047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6EBE9560" w14:textId="60717F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0757B17" w14:textId="410B183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hideMark/>
          </w:tcPr>
          <w:p w14:paraId="55FFD488" w14:textId="2CBC819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3416D040" w14:textId="56C4F1BF" w:rsidR="00DC257B" w:rsidRDefault="00DC257B" w:rsidP="006D101A">
            <w:pPr>
              <w:widowControl/>
              <w:jc w:val="left"/>
              <w:rPr>
                <w:color w:val="000000"/>
                <w:sz w:val="22"/>
              </w:rPr>
            </w:pPr>
            <w:r>
              <w:rPr>
                <w:rFonts w:hint="eastAsia"/>
                <w:color w:val="000000"/>
                <w:sz w:val="22"/>
              </w:rPr>
              <w:t>卫浴</w:t>
            </w:r>
          </w:p>
        </w:tc>
        <w:tc>
          <w:tcPr>
            <w:tcW w:w="567" w:type="dxa"/>
          </w:tcPr>
          <w:p w14:paraId="7B4DD4E7" w14:textId="77777777" w:rsidR="00DC257B" w:rsidRDefault="00DC257B" w:rsidP="006D101A">
            <w:pPr>
              <w:widowControl/>
              <w:jc w:val="left"/>
              <w:rPr>
                <w:color w:val="000000"/>
                <w:sz w:val="22"/>
              </w:rPr>
            </w:pPr>
          </w:p>
        </w:tc>
        <w:tc>
          <w:tcPr>
            <w:tcW w:w="709" w:type="dxa"/>
            <w:shd w:val="clear" w:color="auto" w:fill="auto"/>
            <w:vAlign w:val="center"/>
            <w:hideMark/>
          </w:tcPr>
          <w:p w14:paraId="52894191" w14:textId="47F0C8A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24179033" w14:textId="77777777" w:rsidTr="00DC257B">
        <w:trPr>
          <w:trHeight w:val="270"/>
        </w:trPr>
        <w:tc>
          <w:tcPr>
            <w:tcW w:w="736" w:type="dxa"/>
            <w:shd w:val="clear" w:color="auto" w:fill="auto"/>
            <w:vAlign w:val="center"/>
            <w:hideMark/>
          </w:tcPr>
          <w:p w14:paraId="3CD08AF3" w14:textId="31D48F2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276F661E" w14:textId="77AF38E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218D0C4F" w14:textId="1A32880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77AD5E91" w14:textId="287A137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Caxa-工程-欧派-橱柜</w:t>
            </w:r>
          </w:p>
        </w:tc>
        <w:tc>
          <w:tcPr>
            <w:tcW w:w="1417" w:type="dxa"/>
            <w:shd w:val="clear" w:color="auto" w:fill="auto"/>
            <w:vAlign w:val="center"/>
            <w:hideMark/>
          </w:tcPr>
          <w:p w14:paraId="5111E06E" w14:textId="1C05B49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Ca_Ab_G-OP-C</w:t>
            </w:r>
          </w:p>
        </w:tc>
        <w:tc>
          <w:tcPr>
            <w:tcW w:w="2268" w:type="dxa"/>
            <w:shd w:val="clear" w:color="auto" w:fill="auto"/>
            <w:vAlign w:val="center"/>
            <w:hideMark/>
          </w:tcPr>
          <w:p w14:paraId="35DBAA43" w14:textId="0FEEB16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471F9F10" w14:textId="6C3BADD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2325F0AC" w14:textId="4F4CBF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hideMark/>
          </w:tcPr>
          <w:p w14:paraId="018EB162" w14:textId="092022F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314EE55E" w14:textId="30EA33AD" w:rsidR="00DC257B" w:rsidRDefault="00DC257B" w:rsidP="006D101A">
            <w:pPr>
              <w:widowControl/>
              <w:jc w:val="left"/>
              <w:rPr>
                <w:color w:val="000000"/>
                <w:sz w:val="22"/>
              </w:rPr>
            </w:pPr>
            <w:r>
              <w:rPr>
                <w:rFonts w:hint="eastAsia"/>
                <w:color w:val="000000"/>
                <w:sz w:val="22"/>
              </w:rPr>
              <w:t>橱柜</w:t>
            </w:r>
          </w:p>
        </w:tc>
        <w:tc>
          <w:tcPr>
            <w:tcW w:w="567" w:type="dxa"/>
          </w:tcPr>
          <w:p w14:paraId="7AF63919" w14:textId="77777777" w:rsidR="00DC257B" w:rsidRDefault="00DC257B" w:rsidP="006D101A">
            <w:pPr>
              <w:widowControl/>
              <w:jc w:val="left"/>
              <w:rPr>
                <w:color w:val="000000"/>
                <w:sz w:val="22"/>
              </w:rPr>
            </w:pPr>
          </w:p>
        </w:tc>
        <w:tc>
          <w:tcPr>
            <w:tcW w:w="709" w:type="dxa"/>
            <w:shd w:val="clear" w:color="auto" w:fill="auto"/>
            <w:vAlign w:val="center"/>
            <w:hideMark/>
          </w:tcPr>
          <w:p w14:paraId="5A37A73C" w14:textId="73ED8AE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7F21FE72" w14:textId="77777777" w:rsidTr="00DC257B">
        <w:trPr>
          <w:trHeight w:val="270"/>
        </w:trPr>
        <w:tc>
          <w:tcPr>
            <w:tcW w:w="736" w:type="dxa"/>
            <w:shd w:val="clear" w:color="auto" w:fill="auto"/>
            <w:vAlign w:val="center"/>
            <w:hideMark/>
          </w:tcPr>
          <w:p w14:paraId="3703CCF2" w14:textId="2564352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27DA2047" w14:textId="6C92C5E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06D1A9FA" w14:textId="3206F73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76151EC1" w14:textId="58187B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Caxa-工程-欧派-衣柜</w:t>
            </w:r>
          </w:p>
        </w:tc>
        <w:tc>
          <w:tcPr>
            <w:tcW w:w="1417" w:type="dxa"/>
            <w:shd w:val="clear" w:color="auto" w:fill="auto"/>
            <w:vAlign w:val="center"/>
            <w:hideMark/>
          </w:tcPr>
          <w:p w14:paraId="2349BF96" w14:textId="39BC7B0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Ca_Ab_G-OP-Y</w:t>
            </w:r>
          </w:p>
        </w:tc>
        <w:tc>
          <w:tcPr>
            <w:tcW w:w="2268" w:type="dxa"/>
            <w:shd w:val="clear" w:color="auto" w:fill="auto"/>
            <w:vAlign w:val="center"/>
            <w:hideMark/>
          </w:tcPr>
          <w:p w14:paraId="5F479F81" w14:textId="60824CE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59BEF2AD" w14:textId="3E2F2FE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0D70B662" w14:textId="3E9AD6A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hideMark/>
          </w:tcPr>
          <w:p w14:paraId="381197C8" w14:textId="400016E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45783012" w14:textId="5E7BABB4" w:rsidR="00DC257B" w:rsidRDefault="00DC257B" w:rsidP="006D101A">
            <w:pPr>
              <w:widowControl/>
              <w:jc w:val="left"/>
              <w:rPr>
                <w:color w:val="000000"/>
                <w:sz w:val="22"/>
              </w:rPr>
            </w:pPr>
            <w:r>
              <w:rPr>
                <w:rFonts w:hint="eastAsia"/>
                <w:color w:val="000000"/>
                <w:sz w:val="22"/>
              </w:rPr>
              <w:t>衣柜</w:t>
            </w:r>
          </w:p>
        </w:tc>
        <w:tc>
          <w:tcPr>
            <w:tcW w:w="567" w:type="dxa"/>
          </w:tcPr>
          <w:p w14:paraId="43E6C92F" w14:textId="77777777" w:rsidR="00DC257B" w:rsidRDefault="00DC257B" w:rsidP="006D101A">
            <w:pPr>
              <w:widowControl/>
              <w:jc w:val="left"/>
              <w:rPr>
                <w:color w:val="000000"/>
                <w:sz w:val="22"/>
              </w:rPr>
            </w:pPr>
          </w:p>
        </w:tc>
        <w:tc>
          <w:tcPr>
            <w:tcW w:w="709" w:type="dxa"/>
            <w:shd w:val="clear" w:color="auto" w:fill="auto"/>
            <w:vAlign w:val="center"/>
            <w:hideMark/>
          </w:tcPr>
          <w:p w14:paraId="15F8A6C1" w14:textId="52F960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488C42E5" w14:textId="77777777" w:rsidTr="00DC257B">
        <w:trPr>
          <w:trHeight w:val="270"/>
        </w:trPr>
        <w:tc>
          <w:tcPr>
            <w:tcW w:w="736" w:type="dxa"/>
            <w:shd w:val="clear" w:color="auto" w:fill="auto"/>
            <w:vAlign w:val="center"/>
            <w:hideMark/>
          </w:tcPr>
          <w:p w14:paraId="562B4E6E" w14:textId="46F0CAE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566CA4E8" w14:textId="1E7D3F6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2BE171E9" w14:textId="2BDFB12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20FF350B" w14:textId="05A5FF5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Caxa-工程-欧派-木门</w:t>
            </w:r>
          </w:p>
        </w:tc>
        <w:tc>
          <w:tcPr>
            <w:tcW w:w="1417" w:type="dxa"/>
            <w:shd w:val="clear" w:color="auto" w:fill="auto"/>
            <w:vAlign w:val="center"/>
            <w:hideMark/>
          </w:tcPr>
          <w:p w14:paraId="79A2BBE3" w14:textId="0F7B084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Ca_Ab_G-OP-M</w:t>
            </w:r>
          </w:p>
        </w:tc>
        <w:tc>
          <w:tcPr>
            <w:tcW w:w="2268" w:type="dxa"/>
            <w:shd w:val="clear" w:color="auto" w:fill="auto"/>
            <w:vAlign w:val="center"/>
            <w:hideMark/>
          </w:tcPr>
          <w:p w14:paraId="730EEBF2" w14:textId="5386044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1E7EA61E" w14:textId="658A22B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7BB78278" w14:textId="7FC53F7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hideMark/>
          </w:tcPr>
          <w:p w14:paraId="4A1530ED" w14:textId="101DAA6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57CC6A96" w14:textId="5D1E39C2" w:rsidR="00DC257B" w:rsidRDefault="00DC257B" w:rsidP="006D101A">
            <w:pPr>
              <w:widowControl/>
              <w:jc w:val="left"/>
              <w:rPr>
                <w:color w:val="000000"/>
                <w:sz w:val="22"/>
              </w:rPr>
            </w:pPr>
            <w:r>
              <w:rPr>
                <w:rFonts w:hint="eastAsia"/>
                <w:color w:val="000000"/>
                <w:sz w:val="22"/>
              </w:rPr>
              <w:t>木门</w:t>
            </w:r>
          </w:p>
        </w:tc>
        <w:tc>
          <w:tcPr>
            <w:tcW w:w="567" w:type="dxa"/>
          </w:tcPr>
          <w:p w14:paraId="0FDA5C2C" w14:textId="77777777" w:rsidR="00DC257B" w:rsidRDefault="00DC257B" w:rsidP="006D101A">
            <w:pPr>
              <w:widowControl/>
              <w:jc w:val="left"/>
              <w:rPr>
                <w:color w:val="000000"/>
                <w:sz w:val="22"/>
              </w:rPr>
            </w:pPr>
          </w:p>
        </w:tc>
        <w:tc>
          <w:tcPr>
            <w:tcW w:w="709" w:type="dxa"/>
            <w:shd w:val="clear" w:color="auto" w:fill="auto"/>
            <w:vAlign w:val="center"/>
            <w:hideMark/>
          </w:tcPr>
          <w:p w14:paraId="2A02CD57" w14:textId="07C0F0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0E2D0413" w14:textId="77777777" w:rsidTr="00DC257B">
        <w:trPr>
          <w:trHeight w:val="270"/>
        </w:trPr>
        <w:tc>
          <w:tcPr>
            <w:tcW w:w="736" w:type="dxa"/>
            <w:shd w:val="clear" w:color="auto" w:fill="FFFFFF" w:themeFill="background1"/>
            <w:vAlign w:val="center"/>
            <w:hideMark/>
          </w:tcPr>
          <w:p w14:paraId="47EF1F30" w14:textId="53EC2BF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FFFFFF" w:themeFill="background1"/>
            <w:vAlign w:val="center"/>
            <w:hideMark/>
          </w:tcPr>
          <w:p w14:paraId="3B8C3FAB" w14:textId="20F6CAA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42939B2A" w14:textId="0209965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0E7344B0" w14:textId="44CBFA0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Caxa-工程-欧派-卫浴</w:t>
            </w:r>
          </w:p>
        </w:tc>
        <w:tc>
          <w:tcPr>
            <w:tcW w:w="1417" w:type="dxa"/>
            <w:shd w:val="clear" w:color="auto" w:fill="FFFFFF" w:themeFill="background1"/>
            <w:vAlign w:val="center"/>
            <w:hideMark/>
          </w:tcPr>
          <w:p w14:paraId="771EC4F0" w14:textId="1EC9530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Ca_Ab_G-OP-W</w:t>
            </w:r>
          </w:p>
        </w:tc>
        <w:tc>
          <w:tcPr>
            <w:tcW w:w="2268" w:type="dxa"/>
            <w:shd w:val="clear" w:color="auto" w:fill="FFFFFF" w:themeFill="background1"/>
            <w:vAlign w:val="center"/>
            <w:hideMark/>
          </w:tcPr>
          <w:p w14:paraId="72762372" w14:textId="20000D2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393ABAC9" w14:textId="24939D5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1D1C79ED" w14:textId="2F351FC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FFFFFF" w:themeFill="background1"/>
            <w:vAlign w:val="center"/>
            <w:hideMark/>
          </w:tcPr>
          <w:p w14:paraId="687E48D2" w14:textId="427E0D0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shd w:val="clear" w:color="auto" w:fill="FFFFFF" w:themeFill="background1"/>
          </w:tcPr>
          <w:p w14:paraId="27D18DE7" w14:textId="78C6B1BC" w:rsidR="00DC257B" w:rsidRDefault="00DC257B" w:rsidP="006D101A">
            <w:pPr>
              <w:widowControl/>
              <w:jc w:val="left"/>
              <w:rPr>
                <w:color w:val="000000"/>
                <w:sz w:val="22"/>
              </w:rPr>
            </w:pPr>
            <w:r>
              <w:rPr>
                <w:rFonts w:hint="eastAsia"/>
                <w:color w:val="000000"/>
                <w:sz w:val="22"/>
              </w:rPr>
              <w:t>卫浴</w:t>
            </w:r>
          </w:p>
        </w:tc>
        <w:tc>
          <w:tcPr>
            <w:tcW w:w="567" w:type="dxa"/>
            <w:shd w:val="clear" w:color="auto" w:fill="FFFFFF" w:themeFill="background1"/>
          </w:tcPr>
          <w:p w14:paraId="1D167F38"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4FBC8451" w14:textId="470EC7D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2110857D" w14:textId="77777777" w:rsidTr="00DC257B">
        <w:trPr>
          <w:trHeight w:val="270"/>
        </w:trPr>
        <w:tc>
          <w:tcPr>
            <w:tcW w:w="736" w:type="dxa"/>
            <w:shd w:val="clear" w:color="auto" w:fill="FFFFFF" w:themeFill="background1"/>
            <w:vAlign w:val="center"/>
            <w:hideMark/>
          </w:tcPr>
          <w:p w14:paraId="70020EE9" w14:textId="7FE3E2A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FFFFFF" w:themeFill="background1"/>
            <w:vAlign w:val="center"/>
            <w:hideMark/>
          </w:tcPr>
          <w:p w14:paraId="1A0301D3" w14:textId="462C44E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2B69BC2F" w14:textId="3756195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0069B4D4" w14:textId="55E3C88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Caxa-外贸工程-欧派</w:t>
            </w:r>
          </w:p>
        </w:tc>
        <w:tc>
          <w:tcPr>
            <w:tcW w:w="1417" w:type="dxa"/>
            <w:shd w:val="clear" w:color="auto" w:fill="FFFFFF" w:themeFill="background1"/>
            <w:vAlign w:val="center"/>
            <w:hideMark/>
          </w:tcPr>
          <w:p w14:paraId="724ACCD4" w14:textId="55825EF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Ca_Ab_WMGC-OP</w:t>
            </w:r>
          </w:p>
        </w:tc>
        <w:tc>
          <w:tcPr>
            <w:tcW w:w="2268" w:type="dxa"/>
            <w:shd w:val="clear" w:color="auto" w:fill="FFFFFF" w:themeFill="background1"/>
            <w:vAlign w:val="center"/>
            <w:hideMark/>
          </w:tcPr>
          <w:p w14:paraId="3AA0DA7A" w14:textId="685F833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47EA4D1E" w14:textId="72BF07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029D46BA" w14:textId="148D8C9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外贸</w:t>
            </w:r>
          </w:p>
        </w:tc>
        <w:tc>
          <w:tcPr>
            <w:tcW w:w="709" w:type="dxa"/>
            <w:shd w:val="clear" w:color="auto" w:fill="FFFFFF" w:themeFill="background1"/>
            <w:vAlign w:val="center"/>
            <w:hideMark/>
          </w:tcPr>
          <w:p w14:paraId="66AF0457" w14:textId="2F0AB66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2FFE1351" w14:textId="77777777" w:rsidR="00DC257B" w:rsidRDefault="00DC257B" w:rsidP="006D101A">
            <w:pPr>
              <w:widowControl/>
              <w:jc w:val="left"/>
              <w:rPr>
                <w:color w:val="000000"/>
                <w:sz w:val="22"/>
              </w:rPr>
            </w:pPr>
          </w:p>
        </w:tc>
        <w:tc>
          <w:tcPr>
            <w:tcW w:w="567" w:type="dxa"/>
            <w:shd w:val="clear" w:color="auto" w:fill="FFFFFF" w:themeFill="background1"/>
          </w:tcPr>
          <w:p w14:paraId="49559D4F"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63467557" w14:textId="031B4C9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2B71A7B6" w14:textId="77777777" w:rsidTr="00DC257B">
        <w:trPr>
          <w:trHeight w:val="270"/>
        </w:trPr>
        <w:tc>
          <w:tcPr>
            <w:tcW w:w="736" w:type="dxa"/>
            <w:shd w:val="clear" w:color="auto" w:fill="FFFFFF" w:themeFill="background1"/>
            <w:vAlign w:val="center"/>
            <w:hideMark/>
          </w:tcPr>
          <w:p w14:paraId="11DDE20E" w14:textId="172F2F7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lastRenderedPageBreak/>
              <w:t>业务能力类</w:t>
            </w:r>
          </w:p>
        </w:tc>
        <w:tc>
          <w:tcPr>
            <w:tcW w:w="712" w:type="dxa"/>
            <w:shd w:val="clear" w:color="auto" w:fill="FFFFFF" w:themeFill="background1"/>
            <w:vAlign w:val="center"/>
            <w:hideMark/>
          </w:tcPr>
          <w:p w14:paraId="0835FE2B" w14:textId="25B324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4B973AC5" w14:textId="2E19E24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1A646B40" w14:textId="4AC9B2E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Caxa-金属门窗-欧派</w:t>
            </w:r>
          </w:p>
        </w:tc>
        <w:tc>
          <w:tcPr>
            <w:tcW w:w="1417" w:type="dxa"/>
            <w:shd w:val="clear" w:color="auto" w:fill="FFFFFF" w:themeFill="background1"/>
            <w:vAlign w:val="center"/>
            <w:hideMark/>
          </w:tcPr>
          <w:p w14:paraId="19732F7F" w14:textId="182F15A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Ca_Ab_JSMC-OP</w:t>
            </w:r>
          </w:p>
        </w:tc>
        <w:tc>
          <w:tcPr>
            <w:tcW w:w="2268" w:type="dxa"/>
            <w:shd w:val="clear" w:color="auto" w:fill="FFFFFF" w:themeFill="background1"/>
            <w:vAlign w:val="center"/>
            <w:hideMark/>
          </w:tcPr>
          <w:p w14:paraId="72F1EC48" w14:textId="1B6E807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46027B7E" w14:textId="09F9E58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68487BFE" w14:textId="68126F2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vAlign w:val="center"/>
            <w:hideMark/>
          </w:tcPr>
          <w:p w14:paraId="3FC9BCB4" w14:textId="747D863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1787BE86" w14:textId="77777777" w:rsidR="00DC257B" w:rsidRDefault="00DC257B" w:rsidP="006D101A">
            <w:pPr>
              <w:widowControl/>
              <w:jc w:val="left"/>
              <w:rPr>
                <w:color w:val="000000"/>
                <w:sz w:val="22"/>
              </w:rPr>
            </w:pPr>
          </w:p>
        </w:tc>
        <w:tc>
          <w:tcPr>
            <w:tcW w:w="567" w:type="dxa"/>
            <w:shd w:val="clear" w:color="auto" w:fill="FFFFFF" w:themeFill="background1"/>
          </w:tcPr>
          <w:p w14:paraId="0C65C8C4"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395921C7" w14:textId="7480CDD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632D54AA" w14:textId="77777777" w:rsidTr="00DC257B">
        <w:trPr>
          <w:trHeight w:val="270"/>
        </w:trPr>
        <w:tc>
          <w:tcPr>
            <w:tcW w:w="736" w:type="dxa"/>
            <w:shd w:val="clear" w:color="auto" w:fill="FFFFFF" w:themeFill="background1"/>
            <w:vAlign w:val="center"/>
            <w:hideMark/>
          </w:tcPr>
          <w:p w14:paraId="423BB17B" w14:textId="4AF810B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FFFFFF" w:themeFill="background1"/>
            <w:vAlign w:val="center"/>
            <w:hideMark/>
          </w:tcPr>
          <w:p w14:paraId="071496A6" w14:textId="13FE4D3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0AD2E151" w14:textId="0E91334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3BE4256A" w14:textId="4050EB8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w:t>
            </w:r>
            <w:proofErr w:type="gramStart"/>
            <w:r>
              <w:rPr>
                <w:rFonts w:hint="eastAsia"/>
                <w:color w:val="000000"/>
                <w:sz w:val="22"/>
              </w:rPr>
              <w:t>欧铂丽</w:t>
            </w:r>
            <w:proofErr w:type="gramEnd"/>
            <w:r>
              <w:rPr>
                <w:rFonts w:hint="eastAsia"/>
                <w:color w:val="000000"/>
                <w:sz w:val="22"/>
              </w:rPr>
              <w:t>-橱柜</w:t>
            </w:r>
          </w:p>
        </w:tc>
        <w:tc>
          <w:tcPr>
            <w:tcW w:w="1417" w:type="dxa"/>
            <w:shd w:val="clear" w:color="auto" w:fill="FFFFFF" w:themeFill="background1"/>
            <w:vAlign w:val="center"/>
            <w:hideMark/>
          </w:tcPr>
          <w:p w14:paraId="3A7C1572" w14:textId="66D26E4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Ca_Ab_L-OPL-C</w:t>
            </w:r>
          </w:p>
        </w:tc>
        <w:tc>
          <w:tcPr>
            <w:tcW w:w="2268" w:type="dxa"/>
            <w:shd w:val="clear" w:color="auto" w:fill="FFFFFF" w:themeFill="background1"/>
            <w:vAlign w:val="center"/>
            <w:hideMark/>
          </w:tcPr>
          <w:p w14:paraId="454F8A42" w14:textId="0D9A536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1777E9A2" w14:textId="2D44581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6E4AB5A7" w14:textId="7C7CCDC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FFFFFF" w:themeFill="background1"/>
            <w:vAlign w:val="center"/>
            <w:hideMark/>
          </w:tcPr>
          <w:p w14:paraId="4327C4A6" w14:textId="7C648A22" w:rsidR="00DC257B" w:rsidRPr="00673E06" w:rsidRDefault="00DC257B" w:rsidP="006D101A">
            <w:pPr>
              <w:widowControl/>
              <w:jc w:val="left"/>
              <w:rPr>
                <w:rFonts w:ascii="宋体" w:eastAsia="宋体" w:hAnsi="宋体" w:cs="宋体"/>
                <w:color w:val="000000"/>
                <w:kern w:val="0"/>
                <w:sz w:val="22"/>
              </w:rPr>
            </w:pPr>
            <w:proofErr w:type="gramStart"/>
            <w:r>
              <w:rPr>
                <w:rFonts w:hint="eastAsia"/>
                <w:color w:val="000000"/>
                <w:sz w:val="22"/>
              </w:rPr>
              <w:t>欧铂丽</w:t>
            </w:r>
            <w:proofErr w:type="gramEnd"/>
          </w:p>
        </w:tc>
        <w:tc>
          <w:tcPr>
            <w:tcW w:w="709" w:type="dxa"/>
            <w:shd w:val="clear" w:color="auto" w:fill="FFFFFF" w:themeFill="background1"/>
          </w:tcPr>
          <w:p w14:paraId="4ADE1427" w14:textId="381442DF" w:rsidR="00DC257B" w:rsidRDefault="00DC257B" w:rsidP="006D101A">
            <w:pPr>
              <w:widowControl/>
              <w:jc w:val="left"/>
              <w:rPr>
                <w:color w:val="000000"/>
                <w:sz w:val="22"/>
              </w:rPr>
            </w:pPr>
            <w:r>
              <w:rPr>
                <w:rFonts w:hint="eastAsia"/>
                <w:color w:val="000000"/>
                <w:sz w:val="22"/>
              </w:rPr>
              <w:t>橱柜</w:t>
            </w:r>
          </w:p>
        </w:tc>
        <w:tc>
          <w:tcPr>
            <w:tcW w:w="567" w:type="dxa"/>
            <w:shd w:val="clear" w:color="auto" w:fill="FFFFFF" w:themeFill="background1"/>
          </w:tcPr>
          <w:p w14:paraId="4E9C8EAE"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67AFED3E" w14:textId="37D3ACE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0BAAB543" w14:textId="77777777" w:rsidTr="00DC257B">
        <w:trPr>
          <w:trHeight w:val="270"/>
        </w:trPr>
        <w:tc>
          <w:tcPr>
            <w:tcW w:w="736" w:type="dxa"/>
            <w:shd w:val="clear" w:color="auto" w:fill="FFFFFF" w:themeFill="background1"/>
            <w:vAlign w:val="center"/>
            <w:hideMark/>
          </w:tcPr>
          <w:p w14:paraId="5D15E23C" w14:textId="3E9FAAD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FFFFFF" w:themeFill="background1"/>
            <w:vAlign w:val="center"/>
            <w:hideMark/>
          </w:tcPr>
          <w:p w14:paraId="2B9507E4" w14:textId="2C7F315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322D10A4" w14:textId="04A578E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0F5C857B" w14:textId="578B083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Caxa-零售-</w:t>
            </w:r>
            <w:proofErr w:type="gramStart"/>
            <w:r>
              <w:rPr>
                <w:rFonts w:hint="eastAsia"/>
                <w:color w:val="000000"/>
                <w:sz w:val="22"/>
              </w:rPr>
              <w:t>欧铂丽</w:t>
            </w:r>
            <w:proofErr w:type="gramEnd"/>
            <w:r>
              <w:rPr>
                <w:rFonts w:hint="eastAsia"/>
                <w:color w:val="000000"/>
                <w:sz w:val="22"/>
              </w:rPr>
              <w:t>-衣柜</w:t>
            </w:r>
          </w:p>
        </w:tc>
        <w:tc>
          <w:tcPr>
            <w:tcW w:w="1417" w:type="dxa"/>
            <w:shd w:val="clear" w:color="auto" w:fill="FFFFFF" w:themeFill="background1"/>
            <w:vAlign w:val="center"/>
            <w:hideMark/>
          </w:tcPr>
          <w:p w14:paraId="6B797661" w14:textId="0B06AB4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Ca_Ab_L-OPL-Y</w:t>
            </w:r>
          </w:p>
        </w:tc>
        <w:tc>
          <w:tcPr>
            <w:tcW w:w="2268" w:type="dxa"/>
            <w:shd w:val="clear" w:color="auto" w:fill="FFFFFF" w:themeFill="background1"/>
            <w:vAlign w:val="center"/>
            <w:hideMark/>
          </w:tcPr>
          <w:p w14:paraId="2DBF5802" w14:textId="774F254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20A00671" w14:textId="17B5CFB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3623DBFE" w14:textId="0E3A3C1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FFFFFF" w:themeFill="background1"/>
            <w:vAlign w:val="center"/>
            <w:hideMark/>
          </w:tcPr>
          <w:p w14:paraId="18BB68EE" w14:textId="71FEEACF" w:rsidR="00DC257B" w:rsidRPr="00673E06" w:rsidRDefault="00DC257B" w:rsidP="006D101A">
            <w:pPr>
              <w:widowControl/>
              <w:jc w:val="left"/>
              <w:rPr>
                <w:rFonts w:ascii="宋体" w:eastAsia="宋体" w:hAnsi="宋体" w:cs="宋体"/>
                <w:color w:val="000000"/>
                <w:kern w:val="0"/>
                <w:sz w:val="22"/>
              </w:rPr>
            </w:pPr>
            <w:proofErr w:type="gramStart"/>
            <w:r>
              <w:rPr>
                <w:rFonts w:hint="eastAsia"/>
                <w:color w:val="000000"/>
                <w:sz w:val="22"/>
              </w:rPr>
              <w:t>欧铂丽</w:t>
            </w:r>
            <w:proofErr w:type="gramEnd"/>
          </w:p>
        </w:tc>
        <w:tc>
          <w:tcPr>
            <w:tcW w:w="709" w:type="dxa"/>
            <w:shd w:val="clear" w:color="auto" w:fill="FFFFFF" w:themeFill="background1"/>
          </w:tcPr>
          <w:p w14:paraId="62C9C0DA" w14:textId="5B8300BB" w:rsidR="00DC257B" w:rsidRDefault="00DC257B" w:rsidP="006D101A">
            <w:pPr>
              <w:widowControl/>
              <w:jc w:val="left"/>
              <w:rPr>
                <w:color w:val="000000"/>
                <w:sz w:val="22"/>
              </w:rPr>
            </w:pPr>
            <w:r>
              <w:rPr>
                <w:rFonts w:hint="eastAsia"/>
                <w:color w:val="000000"/>
                <w:sz w:val="22"/>
              </w:rPr>
              <w:t>衣柜</w:t>
            </w:r>
          </w:p>
        </w:tc>
        <w:tc>
          <w:tcPr>
            <w:tcW w:w="567" w:type="dxa"/>
            <w:shd w:val="clear" w:color="auto" w:fill="FFFFFF" w:themeFill="background1"/>
          </w:tcPr>
          <w:p w14:paraId="7DB82BB0"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68B53B24" w14:textId="671A799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AEAC3D3" w14:textId="77777777" w:rsidTr="00DC257B">
        <w:trPr>
          <w:trHeight w:val="270"/>
        </w:trPr>
        <w:tc>
          <w:tcPr>
            <w:tcW w:w="736" w:type="dxa"/>
            <w:shd w:val="clear" w:color="auto" w:fill="FFFFFF" w:themeFill="background1"/>
            <w:vAlign w:val="center"/>
            <w:hideMark/>
          </w:tcPr>
          <w:p w14:paraId="2EF8955F" w14:textId="6454796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FFFFFF" w:themeFill="background1"/>
            <w:vAlign w:val="center"/>
            <w:hideMark/>
          </w:tcPr>
          <w:p w14:paraId="118722AC" w14:textId="3C30141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shd w:val="clear" w:color="auto" w:fill="FFFFFF" w:themeFill="background1"/>
            <w:vAlign w:val="center"/>
          </w:tcPr>
          <w:p w14:paraId="205A0071" w14:textId="07D71F5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FFFFFF" w:themeFill="background1"/>
            <w:vAlign w:val="center"/>
            <w:hideMark/>
          </w:tcPr>
          <w:p w14:paraId="0849ED11" w14:textId="46B95D6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Caxa-工程-</w:t>
            </w:r>
            <w:proofErr w:type="gramStart"/>
            <w:r>
              <w:rPr>
                <w:rFonts w:hint="eastAsia"/>
                <w:color w:val="000000"/>
                <w:sz w:val="22"/>
              </w:rPr>
              <w:t>欧铂丽</w:t>
            </w:r>
            <w:proofErr w:type="gramEnd"/>
            <w:r>
              <w:rPr>
                <w:rFonts w:hint="eastAsia"/>
                <w:color w:val="000000"/>
                <w:sz w:val="22"/>
              </w:rPr>
              <w:t>-全品类</w:t>
            </w:r>
          </w:p>
        </w:tc>
        <w:tc>
          <w:tcPr>
            <w:tcW w:w="1417" w:type="dxa"/>
            <w:shd w:val="clear" w:color="auto" w:fill="FFFFFF" w:themeFill="background1"/>
            <w:vAlign w:val="center"/>
            <w:hideMark/>
          </w:tcPr>
          <w:p w14:paraId="17184AB8" w14:textId="55EE36E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Ca_Ab_G-OPL-A</w:t>
            </w:r>
          </w:p>
        </w:tc>
        <w:tc>
          <w:tcPr>
            <w:tcW w:w="2268" w:type="dxa"/>
            <w:shd w:val="clear" w:color="auto" w:fill="FFFFFF" w:themeFill="background1"/>
            <w:vAlign w:val="center"/>
            <w:hideMark/>
          </w:tcPr>
          <w:p w14:paraId="19F72866" w14:textId="402523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FFFFFF" w:themeFill="background1"/>
            <w:vAlign w:val="center"/>
            <w:hideMark/>
          </w:tcPr>
          <w:p w14:paraId="39D58355" w14:textId="621A9EF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hideMark/>
          </w:tcPr>
          <w:p w14:paraId="4F1C2926" w14:textId="19DB459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FFFFFF" w:themeFill="background1"/>
            <w:vAlign w:val="center"/>
            <w:hideMark/>
          </w:tcPr>
          <w:p w14:paraId="06636569" w14:textId="620AE25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001B54D5" w14:textId="77777777" w:rsidR="00DC257B" w:rsidRDefault="00DC257B" w:rsidP="006D101A">
            <w:pPr>
              <w:widowControl/>
              <w:jc w:val="left"/>
              <w:rPr>
                <w:color w:val="000000"/>
                <w:sz w:val="22"/>
              </w:rPr>
            </w:pPr>
          </w:p>
        </w:tc>
        <w:tc>
          <w:tcPr>
            <w:tcW w:w="567" w:type="dxa"/>
            <w:shd w:val="clear" w:color="auto" w:fill="FFFFFF" w:themeFill="background1"/>
          </w:tcPr>
          <w:p w14:paraId="103B7962" w14:textId="77777777" w:rsidR="00DC257B" w:rsidRDefault="00DC257B" w:rsidP="006D101A">
            <w:pPr>
              <w:widowControl/>
              <w:jc w:val="left"/>
              <w:rPr>
                <w:color w:val="000000"/>
                <w:sz w:val="22"/>
              </w:rPr>
            </w:pPr>
          </w:p>
        </w:tc>
        <w:tc>
          <w:tcPr>
            <w:tcW w:w="709" w:type="dxa"/>
            <w:shd w:val="clear" w:color="auto" w:fill="FFFFFF" w:themeFill="background1"/>
            <w:vAlign w:val="center"/>
            <w:hideMark/>
          </w:tcPr>
          <w:p w14:paraId="2E360F03" w14:textId="1D70ECD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4995AD3D" w14:textId="77777777" w:rsidTr="00DC257B">
        <w:trPr>
          <w:trHeight w:val="270"/>
        </w:trPr>
        <w:tc>
          <w:tcPr>
            <w:tcW w:w="736" w:type="dxa"/>
            <w:shd w:val="clear" w:color="auto" w:fill="auto"/>
            <w:vAlign w:val="center"/>
            <w:hideMark/>
          </w:tcPr>
          <w:p w14:paraId="4B675868" w14:textId="4786418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12" w:type="dxa"/>
            <w:shd w:val="clear" w:color="auto" w:fill="auto"/>
            <w:vAlign w:val="center"/>
            <w:hideMark/>
          </w:tcPr>
          <w:p w14:paraId="56B77734" w14:textId="4851610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39" w:type="dxa"/>
            <w:vAlign w:val="center"/>
          </w:tcPr>
          <w:p w14:paraId="35F68B8F" w14:textId="1250CAA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5764F588" w14:textId="27BAC15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Caxa-整装大家居-</w:t>
            </w:r>
            <w:proofErr w:type="gramStart"/>
            <w:r>
              <w:rPr>
                <w:rFonts w:hint="eastAsia"/>
                <w:color w:val="000000"/>
                <w:sz w:val="22"/>
              </w:rPr>
              <w:t>欧铂丽</w:t>
            </w:r>
            <w:proofErr w:type="gramEnd"/>
          </w:p>
        </w:tc>
        <w:tc>
          <w:tcPr>
            <w:tcW w:w="1417" w:type="dxa"/>
            <w:shd w:val="clear" w:color="auto" w:fill="auto"/>
            <w:vAlign w:val="center"/>
            <w:hideMark/>
          </w:tcPr>
          <w:p w14:paraId="572C54F8" w14:textId="5A563E1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Ca_Ab_ZZ-OPL</w:t>
            </w:r>
          </w:p>
        </w:tc>
        <w:tc>
          <w:tcPr>
            <w:tcW w:w="2268" w:type="dxa"/>
            <w:shd w:val="clear" w:color="auto" w:fill="auto"/>
            <w:vAlign w:val="center"/>
            <w:hideMark/>
          </w:tcPr>
          <w:p w14:paraId="5AC4A3E1" w14:textId="4E6489B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426" w:type="dxa"/>
            <w:shd w:val="clear" w:color="auto" w:fill="auto"/>
            <w:vAlign w:val="center"/>
            <w:hideMark/>
          </w:tcPr>
          <w:p w14:paraId="44CFDD42" w14:textId="0CC991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hideMark/>
          </w:tcPr>
          <w:p w14:paraId="756803BE" w14:textId="02A53F7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326476E7" w14:textId="70D49AE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08C8B7CE" w14:textId="77777777" w:rsidR="00DC257B" w:rsidRDefault="00DC257B" w:rsidP="006D101A">
            <w:pPr>
              <w:widowControl/>
              <w:jc w:val="left"/>
              <w:rPr>
                <w:color w:val="000000"/>
                <w:sz w:val="22"/>
              </w:rPr>
            </w:pPr>
          </w:p>
        </w:tc>
        <w:tc>
          <w:tcPr>
            <w:tcW w:w="567" w:type="dxa"/>
          </w:tcPr>
          <w:p w14:paraId="74EC4FB7" w14:textId="77777777" w:rsidR="00DC257B" w:rsidRDefault="00DC257B" w:rsidP="006D101A">
            <w:pPr>
              <w:widowControl/>
              <w:jc w:val="left"/>
              <w:rPr>
                <w:color w:val="000000"/>
                <w:sz w:val="22"/>
              </w:rPr>
            </w:pPr>
          </w:p>
        </w:tc>
        <w:tc>
          <w:tcPr>
            <w:tcW w:w="709" w:type="dxa"/>
            <w:shd w:val="clear" w:color="auto" w:fill="auto"/>
            <w:vAlign w:val="center"/>
            <w:hideMark/>
          </w:tcPr>
          <w:p w14:paraId="53323E87" w14:textId="54AC66B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1558861D" w14:textId="77777777" w:rsidTr="00DC257B">
        <w:trPr>
          <w:trHeight w:val="270"/>
        </w:trPr>
        <w:tc>
          <w:tcPr>
            <w:tcW w:w="736" w:type="dxa"/>
            <w:shd w:val="clear" w:color="auto" w:fill="auto"/>
            <w:vAlign w:val="center"/>
            <w:hideMark/>
          </w:tcPr>
          <w:p w14:paraId="0E23E218" w14:textId="0C02213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11A55989" w14:textId="35030E8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效果图类</w:t>
            </w:r>
          </w:p>
        </w:tc>
        <w:tc>
          <w:tcPr>
            <w:tcW w:w="839" w:type="dxa"/>
            <w:vAlign w:val="center"/>
          </w:tcPr>
          <w:p w14:paraId="2213AAD2" w14:textId="3CBCD4F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F6893B2" w14:textId="3533F5A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Caxa-标清图片（800*600）</w:t>
            </w:r>
          </w:p>
        </w:tc>
        <w:tc>
          <w:tcPr>
            <w:tcW w:w="1417" w:type="dxa"/>
            <w:shd w:val="clear" w:color="auto" w:fill="auto"/>
            <w:vAlign w:val="center"/>
            <w:hideMark/>
          </w:tcPr>
          <w:p w14:paraId="39F6CC9C" w14:textId="3214D4F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Caxa_Ser_L</w:t>
            </w:r>
          </w:p>
        </w:tc>
        <w:tc>
          <w:tcPr>
            <w:tcW w:w="2268" w:type="dxa"/>
            <w:shd w:val="clear" w:color="auto" w:fill="auto"/>
            <w:vAlign w:val="center"/>
            <w:hideMark/>
          </w:tcPr>
          <w:p w14:paraId="4C14584F" w14:textId="26EB46B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438CAE28" w14:textId="12F63BC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07021E1C" w14:textId="200F732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7749C906" w14:textId="3F1D345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0E711191" w14:textId="77777777" w:rsidR="00DC257B" w:rsidRDefault="00DC257B" w:rsidP="006D101A">
            <w:pPr>
              <w:widowControl/>
              <w:jc w:val="left"/>
              <w:rPr>
                <w:color w:val="000000"/>
                <w:sz w:val="22"/>
              </w:rPr>
            </w:pPr>
          </w:p>
        </w:tc>
        <w:tc>
          <w:tcPr>
            <w:tcW w:w="567" w:type="dxa"/>
          </w:tcPr>
          <w:p w14:paraId="2DF7AB88" w14:textId="77777777" w:rsidR="00DC257B" w:rsidRDefault="00DC257B" w:rsidP="006D101A">
            <w:pPr>
              <w:widowControl/>
              <w:jc w:val="left"/>
              <w:rPr>
                <w:color w:val="000000"/>
                <w:sz w:val="22"/>
              </w:rPr>
            </w:pPr>
          </w:p>
        </w:tc>
        <w:tc>
          <w:tcPr>
            <w:tcW w:w="709" w:type="dxa"/>
            <w:shd w:val="clear" w:color="auto" w:fill="auto"/>
            <w:vAlign w:val="center"/>
            <w:hideMark/>
          </w:tcPr>
          <w:p w14:paraId="64B1D580" w14:textId="28BB214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r w:rsidR="00DC257B" w:rsidRPr="00673E06" w14:paraId="1676154D" w14:textId="77777777" w:rsidTr="00DC257B">
        <w:trPr>
          <w:trHeight w:val="270"/>
        </w:trPr>
        <w:tc>
          <w:tcPr>
            <w:tcW w:w="736" w:type="dxa"/>
            <w:shd w:val="clear" w:color="auto" w:fill="auto"/>
            <w:vAlign w:val="center"/>
            <w:hideMark/>
          </w:tcPr>
          <w:p w14:paraId="001DCE9F" w14:textId="429FF36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128C5333" w14:textId="76D4DBB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效果图类</w:t>
            </w:r>
          </w:p>
        </w:tc>
        <w:tc>
          <w:tcPr>
            <w:tcW w:w="839" w:type="dxa"/>
            <w:vAlign w:val="center"/>
          </w:tcPr>
          <w:p w14:paraId="26957257" w14:textId="6D29D22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2C60902A" w14:textId="7247B09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Caxa-高清图片（800*600）</w:t>
            </w:r>
          </w:p>
        </w:tc>
        <w:tc>
          <w:tcPr>
            <w:tcW w:w="1417" w:type="dxa"/>
            <w:shd w:val="clear" w:color="auto" w:fill="auto"/>
            <w:vAlign w:val="center"/>
            <w:hideMark/>
          </w:tcPr>
          <w:p w14:paraId="0F876BCA" w14:textId="2D413B6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Caxa_Ser_H</w:t>
            </w:r>
          </w:p>
        </w:tc>
        <w:tc>
          <w:tcPr>
            <w:tcW w:w="2268" w:type="dxa"/>
            <w:shd w:val="clear" w:color="auto" w:fill="auto"/>
            <w:vAlign w:val="center"/>
            <w:hideMark/>
          </w:tcPr>
          <w:p w14:paraId="593EE9D7" w14:textId="411DEE8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5D9DC58E" w14:textId="0AC51DD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08B0BA5F" w14:textId="3474973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7EEA838F" w14:textId="10C0CA9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31C2EC1" w14:textId="77777777" w:rsidR="00DC257B" w:rsidRDefault="00DC257B" w:rsidP="006D101A">
            <w:pPr>
              <w:widowControl/>
              <w:jc w:val="left"/>
              <w:rPr>
                <w:color w:val="000000"/>
                <w:sz w:val="22"/>
              </w:rPr>
            </w:pPr>
          </w:p>
        </w:tc>
        <w:tc>
          <w:tcPr>
            <w:tcW w:w="567" w:type="dxa"/>
          </w:tcPr>
          <w:p w14:paraId="69152646" w14:textId="77777777" w:rsidR="00DC257B" w:rsidRDefault="00DC257B" w:rsidP="006D101A">
            <w:pPr>
              <w:widowControl/>
              <w:jc w:val="left"/>
              <w:rPr>
                <w:color w:val="000000"/>
                <w:sz w:val="22"/>
              </w:rPr>
            </w:pPr>
          </w:p>
        </w:tc>
        <w:tc>
          <w:tcPr>
            <w:tcW w:w="709" w:type="dxa"/>
            <w:shd w:val="clear" w:color="auto" w:fill="auto"/>
            <w:vAlign w:val="center"/>
            <w:hideMark/>
          </w:tcPr>
          <w:p w14:paraId="05C5F5DF" w14:textId="117C4FF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r w:rsidR="00DC257B" w:rsidRPr="00673E06" w14:paraId="6CEA9345" w14:textId="77777777" w:rsidTr="00DC257B">
        <w:trPr>
          <w:trHeight w:val="270"/>
        </w:trPr>
        <w:tc>
          <w:tcPr>
            <w:tcW w:w="736" w:type="dxa"/>
            <w:shd w:val="clear" w:color="auto" w:fill="auto"/>
            <w:vAlign w:val="center"/>
            <w:hideMark/>
          </w:tcPr>
          <w:p w14:paraId="4B1BE1AC" w14:textId="1671370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07AD4DE4" w14:textId="38C34CB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效果图类</w:t>
            </w:r>
          </w:p>
        </w:tc>
        <w:tc>
          <w:tcPr>
            <w:tcW w:w="839" w:type="dxa"/>
            <w:vAlign w:val="center"/>
          </w:tcPr>
          <w:p w14:paraId="767C0554" w14:textId="53BFB9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1E91E578" w14:textId="505CC15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roofErr w:type="gramStart"/>
            <w:r>
              <w:rPr>
                <w:rFonts w:hint="eastAsia"/>
                <w:color w:val="000000"/>
                <w:sz w:val="22"/>
              </w:rPr>
              <w:t>超清图片</w:t>
            </w:r>
            <w:proofErr w:type="gramEnd"/>
            <w:r>
              <w:rPr>
                <w:rFonts w:hint="eastAsia"/>
                <w:color w:val="000000"/>
                <w:sz w:val="22"/>
              </w:rPr>
              <w:t>（1920*1440）</w:t>
            </w:r>
          </w:p>
        </w:tc>
        <w:tc>
          <w:tcPr>
            <w:tcW w:w="1417" w:type="dxa"/>
            <w:shd w:val="clear" w:color="auto" w:fill="auto"/>
            <w:vAlign w:val="center"/>
            <w:hideMark/>
          </w:tcPr>
          <w:p w14:paraId="5E1CE490" w14:textId="3ECF48E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Caxa_Ser_S</w:t>
            </w:r>
          </w:p>
        </w:tc>
        <w:tc>
          <w:tcPr>
            <w:tcW w:w="2268" w:type="dxa"/>
            <w:shd w:val="clear" w:color="auto" w:fill="auto"/>
            <w:vAlign w:val="center"/>
            <w:hideMark/>
          </w:tcPr>
          <w:p w14:paraId="15795C74" w14:textId="341D230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6BDC9672" w14:textId="36CB068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0884781F" w14:textId="39E5472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5D00F588" w14:textId="6258E79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4B732B2D" w14:textId="77777777" w:rsidR="00DC257B" w:rsidRDefault="00DC257B" w:rsidP="006D101A">
            <w:pPr>
              <w:widowControl/>
              <w:jc w:val="left"/>
              <w:rPr>
                <w:color w:val="000000"/>
                <w:sz w:val="22"/>
              </w:rPr>
            </w:pPr>
          </w:p>
        </w:tc>
        <w:tc>
          <w:tcPr>
            <w:tcW w:w="567" w:type="dxa"/>
          </w:tcPr>
          <w:p w14:paraId="66324B0D" w14:textId="77777777" w:rsidR="00DC257B" w:rsidRDefault="00DC257B" w:rsidP="006D101A">
            <w:pPr>
              <w:widowControl/>
              <w:jc w:val="left"/>
              <w:rPr>
                <w:color w:val="000000"/>
                <w:sz w:val="22"/>
              </w:rPr>
            </w:pPr>
          </w:p>
        </w:tc>
        <w:tc>
          <w:tcPr>
            <w:tcW w:w="709" w:type="dxa"/>
            <w:shd w:val="clear" w:color="auto" w:fill="auto"/>
            <w:vAlign w:val="center"/>
            <w:hideMark/>
          </w:tcPr>
          <w:p w14:paraId="08D84C0F" w14:textId="6B6A405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3元/请求</w:t>
            </w:r>
          </w:p>
        </w:tc>
      </w:tr>
      <w:tr w:rsidR="00DC257B" w:rsidRPr="00673E06" w14:paraId="298D8FD8" w14:textId="77777777" w:rsidTr="00DC257B">
        <w:trPr>
          <w:trHeight w:val="540"/>
        </w:trPr>
        <w:tc>
          <w:tcPr>
            <w:tcW w:w="736" w:type="dxa"/>
            <w:shd w:val="clear" w:color="auto" w:fill="auto"/>
            <w:vAlign w:val="center"/>
            <w:hideMark/>
          </w:tcPr>
          <w:p w14:paraId="7E20A444" w14:textId="12A1B57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454ABB9D" w14:textId="10F27DC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效果图类</w:t>
            </w:r>
          </w:p>
        </w:tc>
        <w:tc>
          <w:tcPr>
            <w:tcW w:w="839" w:type="dxa"/>
            <w:vAlign w:val="center"/>
          </w:tcPr>
          <w:p w14:paraId="115B9482" w14:textId="6C2B4CF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5F0C5A10" w14:textId="61DC96A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Caxa-4K图片（4000*3000）</w:t>
            </w:r>
          </w:p>
        </w:tc>
        <w:tc>
          <w:tcPr>
            <w:tcW w:w="1417" w:type="dxa"/>
            <w:shd w:val="clear" w:color="auto" w:fill="auto"/>
            <w:vAlign w:val="center"/>
            <w:hideMark/>
          </w:tcPr>
          <w:p w14:paraId="77E80475" w14:textId="47A45A7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Caxa_Ser_4K</w:t>
            </w:r>
          </w:p>
        </w:tc>
        <w:tc>
          <w:tcPr>
            <w:tcW w:w="2268" w:type="dxa"/>
            <w:shd w:val="clear" w:color="auto" w:fill="auto"/>
            <w:vAlign w:val="center"/>
            <w:hideMark/>
          </w:tcPr>
          <w:p w14:paraId="1AFFE4E2" w14:textId="3D8C79A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65FC66A0" w14:textId="686EFAA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1EF9EEA1" w14:textId="683EA55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75445C8B" w14:textId="1035076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35A59ED0" w14:textId="77777777" w:rsidR="00DC257B" w:rsidRDefault="00DC257B" w:rsidP="006D101A">
            <w:pPr>
              <w:widowControl/>
              <w:jc w:val="left"/>
              <w:rPr>
                <w:color w:val="000000"/>
                <w:sz w:val="22"/>
              </w:rPr>
            </w:pPr>
          </w:p>
        </w:tc>
        <w:tc>
          <w:tcPr>
            <w:tcW w:w="567" w:type="dxa"/>
          </w:tcPr>
          <w:p w14:paraId="76DCD704" w14:textId="77777777" w:rsidR="00DC257B" w:rsidRDefault="00DC257B" w:rsidP="006D101A">
            <w:pPr>
              <w:widowControl/>
              <w:jc w:val="left"/>
              <w:rPr>
                <w:color w:val="000000"/>
                <w:sz w:val="22"/>
              </w:rPr>
            </w:pPr>
          </w:p>
        </w:tc>
        <w:tc>
          <w:tcPr>
            <w:tcW w:w="709" w:type="dxa"/>
            <w:shd w:val="clear" w:color="auto" w:fill="auto"/>
            <w:vAlign w:val="center"/>
            <w:hideMark/>
          </w:tcPr>
          <w:p w14:paraId="5A9F3A54" w14:textId="327613A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8元/请求</w:t>
            </w:r>
          </w:p>
        </w:tc>
      </w:tr>
      <w:tr w:rsidR="00DC257B" w:rsidRPr="00673E06" w14:paraId="70F11ED7" w14:textId="77777777" w:rsidTr="00DC257B">
        <w:trPr>
          <w:trHeight w:val="540"/>
        </w:trPr>
        <w:tc>
          <w:tcPr>
            <w:tcW w:w="736" w:type="dxa"/>
            <w:shd w:val="clear" w:color="auto" w:fill="auto"/>
            <w:vAlign w:val="center"/>
            <w:hideMark/>
          </w:tcPr>
          <w:p w14:paraId="36D41774" w14:textId="3266C7F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019489A6" w14:textId="7282C9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效果图类</w:t>
            </w:r>
          </w:p>
        </w:tc>
        <w:tc>
          <w:tcPr>
            <w:tcW w:w="839" w:type="dxa"/>
            <w:vAlign w:val="center"/>
          </w:tcPr>
          <w:p w14:paraId="674A8461" w14:textId="24903BA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3A7143E0" w14:textId="34B7B6D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Caxa-720°全景图</w:t>
            </w:r>
          </w:p>
        </w:tc>
        <w:tc>
          <w:tcPr>
            <w:tcW w:w="1417" w:type="dxa"/>
            <w:shd w:val="clear" w:color="auto" w:fill="auto"/>
            <w:vAlign w:val="center"/>
            <w:hideMark/>
          </w:tcPr>
          <w:p w14:paraId="2645C66A" w14:textId="0FF393C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Caxa_Ser_720</w:t>
            </w:r>
          </w:p>
        </w:tc>
        <w:tc>
          <w:tcPr>
            <w:tcW w:w="2268" w:type="dxa"/>
            <w:shd w:val="clear" w:color="auto" w:fill="auto"/>
            <w:vAlign w:val="center"/>
            <w:hideMark/>
          </w:tcPr>
          <w:p w14:paraId="5DD98DDF" w14:textId="4E0C4B2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账号已购买720°全景</w:t>
            </w:r>
            <w:proofErr w:type="gramStart"/>
            <w:r>
              <w:rPr>
                <w:rFonts w:hint="eastAsia"/>
                <w:color w:val="000000"/>
                <w:sz w:val="22"/>
              </w:rPr>
              <w:t>图功能</w:t>
            </w:r>
            <w:proofErr w:type="gramEnd"/>
            <w:r>
              <w:rPr>
                <w:rFonts w:hint="eastAsia"/>
                <w:color w:val="000000"/>
                <w:sz w:val="22"/>
              </w:rPr>
              <w:t>计费项目</w:t>
            </w:r>
          </w:p>
        </w:tc>
        <w:tc>
          <w:tcPr>
            <w:tcW w:w="426" w:type="dxa"/>
            <w:shd w:val="clear" w:color="auto" w:fill="auto"/>
            <w:vAlign w:val="center"/>
            <w:hideMark/>
          </w:tcPr>
          <w:p w14:paraId="7E249B25" w14:textId="17BCCDF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5D60D34D" w14:textId="322F79B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66970A5C" w14:textId="0C186DC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497BA09B" w14:textId="77777777" w:rsidR="00DC257B" w:rsidRDefault="00DC257B" w:rsidP="006D101A">
            <w:pPr>
              <w:widowControl/>
              <w:jc w:val="left"/>
              <w:rPr>
                <w:color w:val="000000"/>
                <w:sz w:val="22"/>
              </w:rPr>
            </w:pPr>
          </w:p>
        </w:tc>
        <w:tc>
          <w:tcPr>
            <w:tcW w:w="567" w:type="dxa"/>
          </w:tcPr>
          <w:p w14:paraId="3765CB63" w14:textId="77777777" w:rsidR="00DC257B" w:rsidRDefault="00DC257B" w:rsidP="006D101A">
            <w:pPr>
              <w:widowControl/>
              <w:jc w:val="left"/>
              <w:rPr>
                <w:color w:val="000000"/>
                <w:sz w:val="22"/>
              </w:rPr>
            </w:pPr>
          </w:p>
        </w:tc>
        <w:tc>
          <w:tcPr>
            <w:tcW w:w="709" w:type="dxa"/>
            <w:shd w:val="clear" w:color="auto" w:fill="auto"/>
            <w:vAlign w:val="center"/>
            <w:hideMark/>
          </w:tcPr>
          <w:p w14:paraId="4B756003" w14:textId="11319D2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3元/请求</w:t>
            </w:r>
          </w:p>
        </w:tc>
      </w:tr>
      <w:tr w:rsidR="00DC257B" w:rsidRPr="00673E06" w14:paraId="1E98BDD2" w14:textId="77777777" w:rsidTr="00DC257B">
        <w:trPr>
          <w:trHeight w:val="540"/>
        </w:trPr>
        <w:tc>
          <w:tcPr>
            <w:tcW w:w="736" w:type="dxa"/>
            <w:shd w:val="clear" w:color="auto" w:fill="auto"/>
            <w:vAlign w:val="center"/>
            <w:hideMark/>
          </w:tcPr>
          <w:p w14:paraId="6D391072" w14:textId="0497572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4138C672" w14:textId="5380487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鸟瞰图类</w:t>
            </w:r>
          </w:p>
        </w:tc>
        <w:tc>
          <w:tcPr>
            <w:tcW w:w="839" w:type="dxa"/>
            <w:vAlign w:val="center"/>
          </w:tcPr>
          <w:p w14:paraId="1E6B0EBD" w14:textId="5869C7D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3A21E5F2" w14:textId="458222D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roofErr w:type="gramStart"/>
            <w:r>
              <w:rPr>
                <w:rFonts w:hint="eastAsia"/>
                <w:color w:val="000000"/>
                <w:sz w:val="22"/>
              </w:rPr>
              <w:t>半墙标清</w:t>
            </w:r>
            <w:proofErr w:type="gramEnd"/>
            <w:r>
              <w:rPr>
                <w:rFonts w:hint="eastAsia"/>
                <w:color w:val="000000"/>
                <w:sz w:val="22"/>
              </w:rPr>
              <w:t>图片（800*600）</w:t>
            </w:r>
          </w:p>
        </w:tc>
        <w:tc>
          <w:tcPr>
            <w:tcW w:w="1417" w:type="dxa"/>
            <w:shd w:val="clear" w:color="auto" w:fill="auto"/>
            <w:vAlign w:val="center"/>
            <w:hideMark/>
          </w:tcPr>
          <w:p w14:paraId="417F4949" w14:textId="446D81F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Caxa_Ser_Ha_L</w:t>
            </w:r>
          </w:p>
        </w:tc>
        <w:tc>
          <w:tcPr>
            <w:tcW w:w="2268" w:type="dxa"/>
            <w:shd w:val="clear" w:color="auto" w:fill="auto"/>
            <w:vAlign w:val="center"/>
            <w:hideMark/>
          </w:tcPr>
          <w:p w14:paraId="4B2B3D3A" w14:textId="3CB123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54D8AD64" w14:textId="0076E88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1780AE92" w14:textId="1C98A9B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3EB5D754" w14:textId="5A5D72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2BBD8BCD" w14:textId="77777777" w:rsidR="00DC257B" w:rsidRDefault="00DC257B" w:rsidP="006D101A">
            <w:pPr>
              <w:widowControl/>
              <w:jc w:val="left"/>
              <w:rPr>
                <w:color w:val="000000"/>
                <w:sz w:val="22"/>
              </w:rPr>
            </w:pPr>
          </w:p>
        </w:tc>
        <w:tc>
          <w:tcPr>
            <w:tcW w:w="567" w:type="dxa"/>
          </w:tcPr>
          <w:p w14:paraId="2A6D0D1B" w14:textId="77777777" w:rsidR="00DC257B" w:rsidRDefault="00DC257B" w:rsidP="006D101A">
            <w:pPr>
              <w:widowControl/>
              <w:jc w:val="left"/>
              <w:rPr>
                <w:color w:val="000000"/>
                <w:sz w:val="22"/>
              </w:rPr>
            </w:pPr>
          </w:p>
        </w:tc>
        <w:tc>
          <w:tcPr>
            <w:tcW w:w="709" w:type="dxa"/>
            <w:shd w:val="clear" w:color="auto" w:fill="auto"/>
            <w:vAlign w:val="center"/>
            <w:hideMark/>
          </w:tcPr>
          <w:p w14:paraId="61128582" w14:textId="57386AF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r w:rsidR="00DC257B" w:rsidRPr="00673E06" w14:paraId="08D52BA7" w14:textId="77777777" w:rsidTr="00DC257B">
        <w:trPr>
          <w:trHeight w:val="540"/>
        </w:trPr>
        <w:tc>
          <w:tcPr>
            <w:tcW w:w="736" w:type="dxa"/>
            <w:shd w:val="clear" w:color="auto" w:fill="auto"/>
            <w:vAlign w:val="center"/>
            <w:hideMark/>
          </w:tcPr>
          <w:p w14:paraId="64B6E2D9" w14:textId="1587D5E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57299C90" w14:textId="36DBEB9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鸟瞰图类</w:t>
            </w:r>
          </w:p>
        </w:tc>
        <w:tc>
          <w:tcPr>
            <w:tcW w:w="839" w:type="dxa"/>
            <w:vAlign w:val="center"/>
          </w:tcPr>
          <w:p w14:paraId="7099D5D8" w14:textId="119EC08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72681235" w14:textId="336E36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Caxa-半墙高清图片（1280*960）</w:t>
            </w:r>
          </w:p>
        </w:tc>
        <w:tc>
          <w:tcPr>
            <w:tcW w:w="1417" w:type="dxa"/>
            <w:shd w:val="clear" w:color="auto" w:fill="auto"/>
            <w:vAlign w:val="center"/>
            <w:hideMark/>
          </w:tcPr>
          <w:p w14:paraId="1D8F698D" w14:textId="3ED3384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Caxa_Ser_Ha_H</w:t>
            </w:r>
          </w:p>
        </w:tc>
        <w:tc>
          <w:tcPr>
            <w:tcW w:w="2268" w:type="dxa"/>
            <w:shd w:val="clear" w:color="auto" w:fill="auto"/>
            <w:vAlign w:val="center"/>
            <w:hideMark/>
          </w:tcPr>
          <w:p w14:paraId="21D10816" w14:textId="111BFFA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6B3000DE" w14:textId="06353F8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2B9E2C6D" w14:textId="745BA33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6E1B1B1A" w14:textId="4205B93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6E09FBBB" w14:textId="77777777" w:rsidR="00DC257B" w:rsidRDefault="00DC257B" w:rsidP="006D101A">
            <w:pPr>
              <w:widowControl/>
              <w:jc w:val="left"/>
              <w:rPr>
                <w:color w:val="000000"/>
                <w:sz w:val="22"/>
              </w:rPr>
            </w:pPr>
          </w:p>
        </w:tc>
        <w:tc>
          <w:tcPr>
            <w:tcW w:w="567" w:type="dxa"/>
          </w:tcPr>
          <w:p w14:paraId="746E5B48" w14:textId="77777777" w:rsidR="00DC257B" w:rsidRDefault="00DC257B" w:rsidP="006D101A">
            <w:pPr>
              <w:widowControl/>
              <w:jc w:val="left"/>
              <w:rPr>
                <w:color w:val="000000"/>
                <w:sz w:val="22"/>
              </w:rPr>
            </w:pPr>
          </w:p>
        </w:tc>
        <w:tc>
          <w:tcPr>
            <w:tcW w:w="709" w:type="dxa"/>
            <w:shd w:val="clear" w:color="auto" w:fill="auto"/>
            <w:vAlign w:val="center"/>
            <w:hideMark/>
          </w:tcPr>
          <w:p w14:paraId="20EB958E" w14:textId="349C8A3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r w:rsidR="00DC257B" w:rsidRPr="00673E06" w14:paraId="6C8994F1" w14:textId="77777777" w:rsidTr="00DC257B">
        <w:trPr>
          <w:trHeight w:val="540"/>
        </w:trPr>
        <w:tc>
          <w:tcPr>
            <w:tcW w:w="736" w:type="dxa"/>
            <w:shd w:val="clear" w:color="auto" w:fill="auto"/>
            <w:vAlign w:val="center"/>
            <w:hideMark/>
          </w:tcPr>
          <w:p w14:paraId="74F84895" w14:textId="4DBA724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74056EB1" w14:textId="4AAC943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鸟瞰图类</w:t>
            </w:r>
          </w:p>
        </w:tc>
        <w:tc>
          <w:tcPr>
            <w:tcW w:w="839" w:type="dxa"/>
            <w:vAlign w:val="center"/>
          </w:tcPr>
          <w:p w14:paraId="1C7C7CC9" w14:textId="2BFE119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0F74722B" w14:textId="34C59C4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Caxa-半</w:t>
            </w:r>
            <w:proofErr w:type="gramStart"/>
            <w:r>
              <w:rPr>
                <w:rFonts w:hint="eastAsia"/>
                <w:color w:val="000000"/>
                <w:sz w:val="22"/>
              </w:rPr>
              <w:t>墙超清</w:t>
            </w:r>
            <w:proofErr w:type="gramEnd"/>
            <w:r>
              <w:rPr>
                <w:rFonts w:hint="eastAsia"/>
                <w:color w:val="000000"/>
                <w:sz w:val="22"/>
              </w:rPr>
              <w:t>图片</w:t>
            </w:r>
            <w:r>
              <w:rPr>
                <w:rFonts w:hint="eastAsia"/>
                <w:color w:val="000000"/>
                <w:sz w:val="22"/>
              </w:rPr>
              <w:lastRenderedPageBreak/>
              <w:t>（1920*1440）</w:t>
            </w:r>
          </w:p>
        </w:tc>
        <w:tc>
          <w:tcPr>
            <w:tcW w:w="1417" w:type="dxa"/>
            <w:shd w:val="clear" w:color="auto" w:fill="auto"/>
            <w:vAlign w:val="center"/>
            <w:hideMark/>
          </w:tcPr>
          <w:p w14:paraId="014C8476" w14:textId="1FFA895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lastRenderedPageBreak/>
              <w:t>Caxa_Ser_Ha_S</w:t>
            </w:r>
          </w:p>
        </w:tc>
        <w:tc>
          <w:tcPr>
            <w:tcW w:w="2268" w:type="dxa"/>
            <w:shd w:val="clear" w:color="auto" w:fill="auto"/>
            <w:vAlign w:val="center"/>
            <w:hideMark/>
          </w:tcPr>
          <w:p w14:paraId="6F82561E" w14:textId="66B804F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762EA007" w14:textId="407150C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75BE1DE8" w14:textId="6BA7C0C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198E46BE" w14:textId="4FA3CA4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8F1123E" w14:textId="77777777" w:rsidR="00DC257B" w:rsidRDefault="00DC257B" w:rsidP="006D101A">
            <w:pPr>
              <w:widowControl/>
              <w:jc w:val="left"/>
              <w:rPr>
                <w:color w:val="000000"/>
                <w:sz w:val="22"/>
              </w:rPr>
            </w:pPr>
          </w:p>
        </w:tc>
        <w:tc>
          <w:tcPr>
            <w:tcW w:w="567" w:type="dxa"/>
          </w:tcPr>
          <w:p w14:paraId="3F9E7D7D" w14:textId="77777777" w:rsidR="00DC257B" w:rsidRDefault="00DC257B" w:rsidP="006D101A">
            <w:pPr>
              <w:widowControl/>
              <w:jc w:val="left"/>
              <w:rPr>
                <w:color w:val="000000"/>
                <w:sz w:val="22"/>
              </w:rPr>
            </w:pPr>
          </w:p>
        </w:tc>
        <w:tc>
          <w:tcPr>
            <w:tcW w:w="709" w:type="dxa"/>
            <w:shd w:val="clear" w:color="auto" w:fill="auto"/>
            <w:vAlign w:val="center"/>
            <w:hideMark/>
          </w:tcPr>
          <w:p w14:paraId="023CAB70" w14:textId="48B0BF0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3元/请求</w:t>
            </w:r>
          </w:p>
        </w:tc>
      </w:tr>
      <w:tr w:rsidR="00DC257B" w:rsidRPr="00673E06" w14:paraId="717F42C4" w14:textId="77777777" w:rsidTr="00DC257B">
        <w:trPr>
          <w:trHeight w:val="540"/>
        </w:trPr>
        <w:tc>
          <w:tcPr>
            <w:tcW w:w="736" w:type="dxa"/>
            <w:shd w:val="clear" w:color="auto" w:fill="auto"/>
            <w:vAlign w:val="center"/>
            <w:hideMark/>
          </w:tcPr>
          <w:p w14:paraId="7523D6AA" w14:textId="35491B8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7AEF24ED" w14:textId="40F37C6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鸟瞰图类</w:t>
            </w:r>
          </w:p>
        </w:tc>
        <w:tc>
          <w:tcPr>
            <w:tcW w:w="839" w:type="dxa"/>
            <w:vAlign w:val="center"/>
          </w:tcPr>
          <w:p w14:paraId="20C7016B" w14:textId="067FB00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43688AF6" w14:textId="471A23C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roofErr w:type="gramStart"/>
            <w:r>
              <w:rPr>
                <w:rFonts w:hint="eastAsia"/>
                <w:color w:val="000000"/>
                <w:sz w:val="22"/>
              </w:rPr>
              <w:t>全墙标</w:t>
            </w:r>
            <w:proofErr w:type="gramEnd"/>
            <w:r>
              <w:rPr>
                <w:rFonts w:hint="eastAsia"/>
                <w:color w:val="000000"/>
                <w:sz w:val="22"/>
              </w:rPr>
              <w:t>清图片（800*600）</w:t>
            </w:r>
          </w:p>
        </w:tc>
        <w:tc>
          <w:tcPr>
            <w:tcW w:w="1417" w:type="dxa"/>
            <w:shd w:val="clear" w:color="auto" w:fill="auto"/>
            <w:vAlign w:val="center"/>
            <w:hideMark/>
          </w:tcPr>
          <w:p w14:paraId="1CA7EABE" w14:textId="1FB877B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Caxa_Ser_Wa_L</w:t>
            </w:r>
          </w:p>
        </w:tc>
        <w:tc>
          <w:tcPr>
            <w:tcW w:w="2268" w:type="dxa"/>
            <w:shd w:val="clear" w:color="auto" w:fill="auto"/>
            <w:vAlign w:val="center"/>
            <w:hideMark/>
          </w:tcPr>
          <w:p w14:paraId="70E539A9" w14:textId="5AB3E9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24E202E7" w14:textId="08FF45B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0D963129" w14:textId="636E5AE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55E8B22F" w14:textId="3DD71C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323E25F5" w14:textId="77777777" w:rsidR="00DC257B" w:rsidRDefault="00DC257B" w:rsidP="006D101A">
            <w:pPr>
              <w:widowControl/>
              <w:jc w:val="left"/>
              <w:rPr>
                <w:color w:val="000000"/>
                <w:sz w:val="22"/>
              </w:rPr>
            </w:pPr>
          </w:p>
        </w:tc>
        <w:tc>
          <w:tcPr>
            <w:tcW w:w="567" w:type="dxa"/>
          </w:tcPr>
          <w:p w14:paraId="5CA36339" w14:textId="77777777" w:rsidR="00DC257B" w:rsidRDefault="00DC257B" w:rsidP="006D101A">
            <w:pPr>
              <w:widowControl/>
              <w:jc w:val="left"/>
              <w:rPr>
                <w:color w:val="000000"/>
                <w:sz w:val="22"/>
              </w:rPr>
            </w:pPr>
          </w:p>
        </w:tc>
        <w:tc>
          <w:tcPr>
            <w:tcW w:w="709" w:type="dxa"/>
            <w:shd w:val="clear" w:color="auto" w:fill="auto"/>
            <w:vAlign w:val="center"/>
            <w:hideMark/>
          </w:tcPr>
          <w:p w14:paraId="5B088911" w14:textId="3E40F27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r w:rsidR="00DC257B" w:rsidRPr="00673E06" w14:paraId="28F2D839" w14:textId="77777777" w:rsidTr="00DC257B">
        <w:trPr>
          <w:trHeight w:val="540"/>
        </w:trPr>
        <w:tc>
          <w:tcPr>
            <w:tcW w:w="736" w:type="dxa"/>
            <w:shd w:val="clear" w:color="auto" w:fill="auto"/>
            <w:vAlign w:val="center"/>
            <w:hideMark/>
          </w:tcPr>
          <w:p w14:paraId="3A314121" w14:textId="72B0A55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服务请求类</w:t>
            </w:r>
          </w:p>
        </w:tc>
        <w:tc>
          <w:tcPr>
            <w:tcW w:w="712" w:type="dxa"/>
            <w:shd w:val="clear" w:color="auto" w:fill="auto"/>
            <w:vAlign w:val="center"/>
            <w:hideMark/>
          </w:tcPr>
          <w:p w14:paraId="0E9C666F" w14:textId="465ECC9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鸟瞰图类</w:t>
            </w:r>
          </w:p>
        </w:tc>
        <w:tc>
          <w:tcPr>
            <w:tcW w:w="839" w:type="dxa"/>
            <w:vAlign w:val="center"/>
          </w:tcPr>
          <w:p w14:paraId="23B94B9A" w14:textId="146E8D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w:t>
            </w:r>
          </w:p>
        </w:tc>
        <w:tc>
          <w:tcPr>
            <w:tcW w:w="1541" w:type="dxa"/>
            <w:shd w:val="clear" w:color="auto" w:fill="auto"/>
            <w:vAlign w:val="center"/>
            <w:hideMark/>
          </w:tcPr>
          <w:p w14:paraId="211262D4" w14:textId="6321500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Caxa-全墙高清图片（1280*960）</w:t>
            </w:r>
          </w:p>
        </w:tc>
        <w:tc>
          <w:tcPr>
            <w:tcW w:w="1417" w:type="dxa"/>
            <w:shd w:val="clear" w:color="auto" w:fill="auto"/>
            <w:vAlign w:val="center"/>
            <w:hideMark/>
          </w:tcPr>
          <w:p w14:paraId="596622D3" w14:textId="160C29C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Caxa_Ser_Wa_H</w:t>
            </w:r>
          </w:p>
        </w:tc>
        <w:tc>
          <w:tcPr>
            <w:tcW w:w="2268" w:type="dxa"/>
            <w:shd w:val="clear" w:color="auto" w:fill="auto"/>
            <w:vAlign w:val="center"/>
            <w:hideMark/>
          </w:tcPr>
          <w:p w14:paraId="3E52E141" w14:textId="1DE326B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426" w:type="dxa"/>
            <w:shd w:val="clear" w:color="auto" w:fill="auto"/>
            <w:vAlign w:val="center"/>
            <w:hideMark/>
          </w:tcPr>
          <w:p w14:paraId="0C9843F9" w14:textId="00307BA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否</w:t>
            </w:r>
          </w:p>
        </w:tc>
        <w:tc>
          <w:tcPr>
            <w:tcW w:w="708" w:type="dxa"/>
            <w:shd w:val="clear" w:color="auto" w:fill="auto"/>
            <w:vAlign w:val="center"/>
            <w:hideMark/>
          </w:tcPr>
          <w:p w14:paraId="48745444" w14:textId="1F5A8DB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hideMark/>
          </w:tcPr>
          <w:p w14:paraId="31D18002" w14:textId="419DA7D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47CA0035" w14:textId="77777777" w:rsidR="00DC257B" w:rsidRDefault="00DC257B" w:rsidP="006D101A">
            <w:pPr>
              <w:widowControl/>
              <w:jc w:val="left"/>
              <w:rPr>
                <w:color w:val="000000"/>
                <w:sz w:val="22"/>
              </w:rPr>
            </w:pPr>
          </w:p>
        </w:tc>
        <w:tc>
          <w:tcPr>
            <w:tcW w:w="567" w:type="dxa"/>
          </w:tcPr>
          <w:p w14:paraId="5D070304" w14:textId="77777777" w:rsidR="00DC257B" w:rsidRDefault="00DC257B" w:rsidP="006D101A">
            <w:pPr>
              <w:widowControl/>
              <w:jc w:val="left"/>
              <w:rPr>
                <w:color w:val="000000"/>
                <w:sz w:val="22"/>
              </w:rPr>
            </w:pPr>
          </w:p>
        </w:tc>
        <w:tc>
          <w:tcPr>
            <w:tcW w:w="709" w:type="dxa"/>
            <w:shd w:val="clear" w:color="auto" w:fill="auto"/>
            <w:vAlign w:val="center"/>
            <w:hideMark/>
          </w:tcPr>
          <w:p w14:paraId="4D289542" w14:textId="03227C4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0元/请求</w:t>
            </w:r>
          </w:p>
        </w:tc>
      </w:tr>
    </w:tbl>
    <w:p w14:paraId="075DD4FB" w14:textId="6AB16645" w:rsidR="00E13488" w:rsidRPr="00673E06" w:rsidRDefault="00E13488"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三维家设计软件计费业务需求说明</w:t>
      </w:r>
    </w:p>
    <w:tbl>
      <w:tblPr>
        <w:tblW w:w="11341"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3"/>
        <w:gridCol w:w="729"/>
        <w:gridCol w:w="828"/>
        <w:gridCol w:w="1234"/>
        <w:gridCol w:w="1276"/>
        <w:gridCol w:w="2268"/>
        <w:gridCol w:w="851"/>
        <w:gridCol w:w="708"/>
        <w:gridCol w:w="709"/>
        <w:gridCol w:w="709"/>
        <w:gridCol w:w="567"/>
        <w:gridCol w:w="709"/>
      </w:tblGrid>
      <w:tr w:rsidR="00DC257B" w:rsidRPr="00673E06" w14:paraId="431D9388" w14:textId="77777777" w:rsidTr="00DC257B">
        <w:trPr>
          <w:trHeight w:val="540"/>
        </w:trPr>
        <w:tc>
          <w:tcPr>
            <w:tcW w:w="753" w:type="dxa"/>
            <w:shd w:val="clear" w:color="000000" w:fill="DDEBF7"/>
            <w:vAlign w:val="center"/>
            <w:hideMark/>
          </w:tcPr>
          <w:p w14:paraId="77A0A966" w14:textId="02DA5102"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计费项目分类</w:t>
            </w:r>
          </w:p>
        </w:tc>
        <w:tc>
          <w:tcPr>
            <w:tcW w:w="729" w:type="dxa"/>
            <w:shd w:val="clear" w:color="000000" w:fill="DDEBF7"/>
            <w:vAlign w:val="center"/>
            <w:hideMark/>
          </w:tcPr>
          <w:p w14:paraId="698FAFAE" w14:textId="3893C397"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计费项目子分类</w:t>
            </w:r>
          </w:p>
        </w:tc>
        <w:tc>
          <w:tcPr>
            <w:tcW w:w="828" w:type="dxa"/>
            <w:shd w:val="clear" w:color="000000" w:fill="DDEBF7"/>
            <w:vAlign w:val="center"/>
          </w:tcPr>
          <w:p w14:paraId="48538957" w14:textId="77777777"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计费账户类型</w:t>
            </w:r>
          </w:p>
        </w:tc>
        <w:tc>
          <w:tcPr>
            <w:tcW w:w="1234" w:type="dxa"/>
            <w:shd w:val="clear" w:color="000000" w:fill="DDEBF7"/>
            <w:vAlign w:val="center"/>
            <w:hideMark/>
          </w:tcPr>
          <w:p w14:paraId="47C8B45C" w14:textId="43F9ECC5"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计费项目名称</w:t>
            </w:r>
          </w:p>
        </w:tc>
        <w:tc>
          <w:tcPr>
            <w:tcW w:w="1276" w:type="dxa"/>
            <w:shd w:val="clear" w:color="000000" w:fill="DDEBF7"/>
            <w:vAlign w:val="center"/>
            <w:hideMark/>
          </w:tcPr>
          <w:p w14:paraId="79BBFA85" w14:textId="39BDDA34"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计费项目编码</w:t>
            </w:r>
          </w:p>
        </w:tc>
        <w:tc>
          <w:tcPr>
            <w:tcW w:w="2268" w:type="dxa"/>
            <w:shd w:val="clear" w:color="000000" w:fill="DDEBF7"/>
            <w:vAlign w:val="center"/>
            <w:hideMark/>
          </w:tcPr>
          <w:p w14:paraId="3B86BCFF" w14:textId="77777777"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前置条件</w:t>
            </w:r>
          </w:p>
        </w:tc>
        <w:tc>
          <w:tcPr>
            <w:tcW w:w="851" w:type="dxa"/>
            <w:shd w:val="clear" w:color="000000" w:fill="DDEBF7"/>
            <w:vAlign w:val="center"/>
            <w:hideMark/>
          </w:tcPr>
          <w:p w14:paraId="3B0D6611" w14:textId="77777777"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可前台购买</w:t>
            </w:r>
          </w:p>
        </w:tc>
        <w:tc>
          <w:tcPr>
            <w:tcW w:w="708" w:type="dxa"/>
            <w:shd w:val="clear" w:color="000000" w:fill="DDEBF7"/>
            <w:vAlign w:val="center"/>
            <w:hideMark/>
          </w:tcPr>
          <w:p w14:paraId="0C117571" w14:textId="77777777"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渠道限定</w:t>
            </w:r>
          </w:p>
        </w:tc>
        <w:tc>
          <w:tcPr>
            <w:tcW w:w="709" w:type="dxa"/>
            <w:shd w:val="clear" w:color="000000" w:fill="DDEBF7"/>
            <w:vAlign w:val="center"/>
            <w:hideMark/>
          </w:tcPr>
          <w:p w14:paraId="14D32CAC" w14:textId="7E298724"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品牌限定</w:t>
            </w:r>
          </w:p>
        </w:tc>
        <w:tc>
          <w:tcPr>
            <w:tcW w:w="709" w:type="dxa"/>
            <w:shd w:val="clear" w:color="000000" w:fill="DDEBF7"/>
          </w:tcPr>
          <w:p w14:paraId="44BB295F" w14:textId="64FAB4FA"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品类限定</w:t>
            </w:r>
          </w:p>
        </w:tc>
        <w:tc>
          <w:tcPr>
            <w:tcW w:w="567" w:type="dxa"/>
            <w:shd w:val="clear" w:color="000000" w:fill="DDEBF7"/>
          </w:tcPr>
          <w:p w14:paraId="08B43860" w14:textId="128DA820" w:rsidR="00DC257B" w:rsidRPr="00673E06" w:rsidRDefault="00DC257B" w:rsidP="001F42A8">
            <w:pPr>
              <w:widowControl/>
              <w:jc w:val="center"/>
              <w:rPr>
                <w:rFonts w:ascii="宋体" w:eastAsia="宋体" w:hAnsi="宋体" w:cs="宋体"/>
                <w:b/>
                <w:bCs/>
                <w:color w:val="000000"/>
                <w:kern w:val="0"/>
                <w:sz w:val="22"/>
              </w:rPr>
            </w:pPr>
            <w:r>
              <w:rPr>
                <w:rFonts w:ascii="宋体" w:eastAsia="宋体" w:hAnsi="宋体" w:cs="宋体" w:hint="eastAsia"/>
                <w:b/>
                <w:bCs/>
                <w:color w:val="000000"/>
                <w:kern w:val="0"/>
                <w:sz w:val="22"/>
              </w:rPr>
              <w:t>子品类限定</w:t>
            </w:r>
          </w:p>
        </w:tc>
        <w:tc>
          <w:tcPr>
            <w:tcW w:w="709" w:type="dxa"/>
            <w:shd w:val="clear" w:color="000000" w:fill="DDEBF7"/>
            <w:vAlign w:val="center"/>
            <w:hideMark/>
          </w:tcPr>
          <w:p w14:paraId="046573F1" w14:textId="3442FB6C" w:rsidR="00DC257B" w:rsidRPr="00673E06" w:rsidRDefault="00DC257B" w:rsidP="001F42A8">
            <w:pPr>
              <w:widowControl/>
              <w:jc w:val="center"/>
              <w:rPr>
                <w:rFonts w:ascii="宋体" w:eastAsia="宋体" w:hAnsi="宋体" w:cs="宋体"/>
                <w:b/>
                <w:bCs/>
                <w:color w:val="000000"/>
                <w:kern w:val="0"/>
                <w:sz w:val="22"/>
              </w:rPr>
            </w:pPr>
            <w:r w:rsidRPr="00673E06">
              <w:rPr>
                <w:rFonts w:ascii="宋体" w:eastAsia="宋体" w:hAnsi="宋体" w:cs="宋体" w:hint="eastAsia"/>
                <w:b/>
                <w:bCs/>
                <w:color w:val="000000"/>
                <w:kern w:val="0"/>
                <w:sz w:val="22"/>
              </w:rPr>
              <w:t>计费标准</w:t>
            </w:r>
          </w:p>
        </w:tc>
      </w:tr>
      <w:tr w:rsidR="00DC257B" w:rsidRPr="00673E06" w14:paraId="5DE4B849" w14:textId="77777777" w:rsidTr="00DC257B">
        <w:trPr>
          <w:trHeight w:val="270"/>
        </w:trPr>
        <w:tc>
          <w:tcPr>
            <w:tcW w:w="753" w:type="dxa"/>
            <w:shd w:val="clear" w:color="auto" w:fill="auto"/>
            <w:vAlign w:val="center"/>
          </w:tcPr>
          <w:p w14:paraId="60B19DF9" w14:textId="32AD7B5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账户</w:t>
            </w:r>
            <w:proofErr w:type="gramStart"/>
            <w:r>
              <w:rPr>
                <w:rFonts w:hint="eastAsia"/>
                <w:color w:val="000000"/>
                <w:sz w:val="22"/>
              </w:rPr>
              <w:t>开通类</w:t>
            </w:r>
            <w:proofErr w:type="gramEnd"/>
          </w:p>
        </w:tc>
        <w:tc>
          <w:tcPr>
            <w:tcW w:w="729" w:type="dxa"/>
            <w:shd w:val="clear" w:color="auto" w:fill="auto"/>
            <w:vAlign w:val="center"/>
          </w:tcPr>
          <w:p w14:paraId="190643EF" w14:textId="0110783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设计软件类</w:t>
            </w:r>
          </w:p>
        </w:tc>
        <w:tc>
          <w:tcPr>
            <w:tcW w:w="828" w:type="dxa"/>
            <w:vAlign w:val="center"/>
          </w:tcPr>
          <w:p w14:paraId="2068DF93" w14:textId="0D5D8BD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7255C345" w14:textId="165A169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三维家-设计软件账户开通</w:t>
            </w:r>
          </w:p>
        </w:tc>
        <w:tc>
          <w:tcPr>
            <w:tcW w:w="1276" w:type="dxa"/>
            <w:shd w:val="clear" w:color="auto" w:fill="auto"/>
            <w:vAlign w:val="center"/>
          </w:tcPr>
          <w:p w14:paraId="5F312919" w14:textId="4206B63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3v_AC_Open</w:t>
            </w:r>
          </w:p>
        </w:tc>
        <w:tc>
          <w:tcPr>
            <w:tcW w:w="2268" w:type="dxa"/>
            <w:shd w:val="clear" w:color="auto" w:fill="auto"/>
            <w:vAlign w:val="center"/>
          </w:tcPr>
          <w:p w14:paraId="7C0287CF" w14:textId="3FE1821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购买该计费账户类型下至少一项业务能力类计费项目</w:t>
            </w:r>
          </w:p>
        </w:tc>
        <w:tc>
          <w:tcPr>
            <w:tcW w:w="851" w:type="dxa"/>
            <w:shd w:val="clear" w:color="auto" w:fill="auto"/>
            <w:vAlign w:val="center"/>
          </w:tcPr>
          <w:p w14:paraId="08210757" w14:textId="0F7EF7F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762340E3" w14:textId="16BC40D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417D2BB7" w14:textId="1334C82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3353CA0B" w14:textId="77777777" w:rsidR="00DC257B" w:rsidRDefault="00DC257B" w:rsidP="006D101A">
            <w:pPr>
              <w:widowControl/>
              <w:jc w:val="left"/>
              <w:rPr>
                <w:color w:val="000000"/>
                <w:sz w:val="22"/>
              </w:rPr>
            </w:pPr>
          </w:p>
        </w:tc>
        <w:tc>
          <w:tcPr>
            <w:tcW w:w="567" w:type="dxa"/>
          </w:tcPr>
          <w:p w14:paraId="2701425B" w14:textId="77777777" w:rsidR="00DC257B" w:rsidRDefault="00DC257B" w:rsidP="006D101A">
            <w:pPr>
              <w:widowControl/>
              <w:jc w:val="left"/>
              <w:rPr>
                <w:color w:val="000000"/>
                <w:sz w:val="22"/>
              </w:rPr>
            </w:pPr>
          </w:p>
        </w:tc>
        <w:tc>
          <w:tcPr>
            <w:tcW w:w="709" w:type="dxa"/>
            <w:shd w:val="clear" w:color="auto" w:fill="auto"/>
            <w:vAlign w:val="center"/>
          </w:tcPr>
          <w:p w14:paraId="7A02F101" w14:textId="04E3821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16A49E0C" w14:textId="77777777" w:rsidTr="00DC257B">
        <w:trPr>
          <w:trHeight w:val="540"/>
        </w:trPr>
        <w:tc>
          <w:tcPr>
            <w:tcW w:w="753" w:type="dxa"/>
            <w:shd w:val="clear" w:color="auto" w:fill="auto"/>
            <w:vAlign w:val="center"/>
          </w:tcPr>
          <w:p w14:paraId="2A7EAB5A" w14:textId="0678C0B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58806593" w14:textId="53E5726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50C595FD" w14:textId="6BE219A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717DFBB" w14:textId="5BA7F5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三维家-渲染功能</w:t>
            </w:r>
          </w:p>
        </w:tc>
        <w:tc>
          <w:tcPr>
            <w:tcW w:w="1276" w:type="dxa"/>
            <w:shd w:val="clear" w:color="auto" w:fill="auto"/>
            <w:vAlign w:val="center"/>
          </w:tcPr>
          <w:p w14:paraId="79EED415" w14:textId="3A91829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3v_Mo_Rendering</w:t>
            </w:r>
          </w:p>
        </w:tc>
        <w:tc>
          <w:tcPr>
            <w:tcW w:w="2268" w:type="dxa"/>
            <w:shd w:val="clear" w:color="auto" w:fill="auto"/>
            <w:vAlign w:val="center"/>
          </w:tcPr>
          <w:p w14:paraId="5A4B30F3" w14:textId="10A50E8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11A1B5EB" w14:textId="52D902C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03CCB178" w14:textId="12AE98B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5EC10BCE" w14:textId="7D9F9B5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726DC07C" w14:textId="77777777" w:rsidR="00DC257B" w:rsidRDefault="00DC257B" w:rsidP="006D101A">
            <w:pPr>
              <w:widowControl/>
              <w:jc w:val="left"/>
              <w:rPr>
                <w:color w:val="000000"/>
                <w:sz w:val="22"/>
              </w:rPr>
            </w:pPr>
          </w:p>
        </w:tc>
        <w:tc>
          <w:tcPr>
            <w:tcW w:w="567" w:type="dxa"/>
          </w:tcPr>
          <w:p w14:paraId="2C6918B0" w14:textId="77777777" w:rsidR="00DC257B" w:rsidRDefault="00DC257B" w:rsidP="006D101A">
            <w:pPr>
              <w:widowControl/>
              <w:jc w:val="left"/>
              <w:rPr>
                <w:color w:val="000000"/>
                <w:sz w:val="22"/>
              </w:rPr>
            </w:pPr>
          </w:p>
        </w:tc>
        <w:tc>
          <w:tcPr>
            <w:tcW w:w="709" w:type="dxa"/>
            <w:shd w:val="clear" w:color="auto" w:fill="auto"/>
            <w:vAlign w:val="center"/>
          </w:tcPr>
          <w:p w14:paraId="2EEEB50E" w14:textId="765B6CC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604160C6" w14:textId="77777777" w:rsidTr="00DC257B">
        <w:trPr>
          <w:trHeight w:val="270"/>
        </w:trPr>
        <w:tc>
          <w:tcPr>
            <w:tcW w:w="753" w:type="dxa"/>
            <w:shd w:val="clear" w:color="auto" w:fill="auto"/>
            <w:vAlign w:val="center"/>
          </w:tcPr>
          <w:p w14:paraId="44500288" w14:textId="0BD3CD5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4C7E02E2" w14:textId="70BAD5E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19416C06" w14:textId="5E4A5E2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7DD9E670" w14:textId="7109A9D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三维家-下单功能</w:t>
            </w:r>
          </w:p>
        </w:tc>
        <w:tc>
          <w:tcPr>
            <w:tcW w:w="1276" w:type="dxa"/>
            <w:shd w:val="clear" w:color="auto" w:fill="auto"/>
            <w:vAlign w:val="center"/>
          </w:tcPr>
          <w:p w14:paraId="2B6A42BC" w14:textId="4F52A5D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3v_Mo_Order</w:t>
            </w:r>
          </w:p>
        </w:tc>
        <w:tc>
          <w:tcPr>
            <w:tcW w:w="2268" w:type="dxa"/>
            <w:shd w:val="clear" w:color="auto" w:fill="auto"/>
            <w:vAlign w:val="center"/>
          </w:tcPr>
          <w:p w14:paraId="268EFD71" w14:textId="1268E87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69D950B" w14:textId="0ECA957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766B9B4A" w14:textId="6FD9C6E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19314CFD" w14:textId="53BC400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42772292" w14:textId="77777777" w:rsidR="00DC257B" w:rsidRDefault="00DC257B" w:rsidP="006D101A">
            <w:pPr>
              <w:widowControl/>
              <w:jc w:val="left"/>
              <w:rPr>
                <w:color w:val="000000"/>
                <w:sz w:val="22"/>
              </w:rPr>
            </w:pPr>
          </w:p>
        </w:tc>
        <w:tc>
          <w:tcPr>
            <w:tcW w:w="567" w:type="dxa"/>
          </w:tcPr>
          <w:p w14:paraId="2530D297" w14:textId="77777777" w:rsidR="00DC257B" w:rsidRDefault="00DC257B" w:rsidP="006D101A">
            <w:pPr>
              <w:widowControl/>
              <w:jc w:val="left"/>
              <w:rPr>
                <w:color w:val="000000"/>
                <w:sz w:val="22"/>
              </w:rPr>
            </w:pPr>
          </w:p>
        </w:tc>
        <w:tc>
          <w:tcPr>
            <w:tcW w:w="709" w:type="dxa"/>
            <w:shd w:val="clear" w:color="auto" w:fill="auto"/>
            <w:vAlign w:val="center"/>
          </w:tcPr>
          <w:p w14:paraId="136336FE" w14:textId="56E4DE4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65EEC213" w14:textId="77777777" w:rsidTr="00DC257B">
        <w:trPr>
          <w:trHeight w:val="270"/>
        </w:trPr>
        <w:tc>
          <w:tcPr>
            <w:tcW w:w="753" w:type="dxa"/>
            <w:shd w:val="clear" w:color="auto" w:fill="auto"/>
            <w:vAlign w:val="center"/>
          </w:tcPr>
          <w:p w14:paraId="472A761A" w14:textId="07FA2EB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4301AC0C" w14:textId="47EE03F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323211B7" w14:textId="2868D76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5DE6CA7" w14:textId="441390C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三维家-报价功能</w:t>
            </w:r>
          </w:p>
        </w:tc>
        <w:tc>
          <w:tcPr>
            <w:tcW w:w="1276" w:type="dxa"/>
            <w:shd w:val="clear" w:color="auto" w:fill="auto"/>
            <w:vAlign w:val="center"/>
          </w:tcPr>
          <w:p w14:paraId="00FB0DFA" w14:textId="175E24E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3v_Mo_Quoted </w:t>
            </w:r>
          </w:p>
        </w:tc>
        <w:tc>
          <w:tcPr>
            <w:tcW w:w="2268" w:type="dxa"/>
            <w:shd w:val="clear" w:color="auto" w:fill="auto"/>
            <w:vAlign w:val="center"/>
          </w:tcPr>
          <w:p w14:paraId="3A53D1FD" w14:textId="6305883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3CABAA28" w14:textId="54E48CD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20AB9E45" w14:textId="25B2F22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72E37975" w14:textId="0F1707F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DA4A917" w14:textId="77777777" w:rsidR="00DC257B" w:rsidRDefault="00DC257B" w:rsidP="006D101A">
            <w:pPr>
              <w:widowControl/>
              <w:jc w:val="left"/>
              <w:rPr>
                <w:color w:val="000000"/>
                <w:sz w:val="22"/>
              </w:rPr>
            </w:pPr>
          </w:p>
        </w:tc>
        <w:tc>
          <w:tcPr>
            <w:tcW w:w="567" w:type="dxa"/>
          </w:tcPr>
          <w:p w14:paraId="270CF7C5" w14:textId="77777777" w:rsidR="00DC257B" w:rsidRDefault="00DC257B" w:rsidP="006D101A">
            <w:pPr>
              <w:widowControl/>
              <w:jc w:val="left"/>
              <w:rPr>
                <w:color w:val="000000"/>
                <w:sz w:val="22"/>
              </w:rPr>
            </w:pPr>
          </w:p>
        </w:tc>
        <w:tc>
          <w:tcPr>
            <w:tcW w:w="709" w:type="dxa"/>
            <w:shd w:val="clear" w:color="auto" w:fill="auto"/>
            <w:vAlign w:val="center"/>
          </w:tcPr>
          <w:p w14:paraId="1BB766C8" w14:textId="5D0BC18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3元/请求</w:t>
            </w:r>
          </w:p>
        </w:tc>
      </w:tr>
      <w:tr w:rsidR="00DC257B" w:rsidRPr="00673E06" w14:paraId="60D2B5C9" w14:textId="77777777" w:rsidTr="00DC257B">
        <w:trPr>
          <w:trHeight w:val="270"/>
        </w:trPr>
        <w:tc>
          <w:tcPr>
            <w:tcW w:w="753" w:type="dxa"/>
            <w:shd w:val="clear" w:color="auto" w:fill="auto"/>
            <w:vAlign w:val="center"/>
          </w:tcPr>
          <w:p w14:paraId="13982E51" w14:textId="284D878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5035A3FB" w14:textId="4E6EA53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34E0A3C2" w14:textId="5625FD8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28F71F92" w14:textId="76AD2F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三维家-OEM产品</w:t>
            </w:r>
          </w:p>
        </w:tc>
        <w:tc>
          <w:tcPr>
            <w:tcW w:w="1276" w:type="dxa"/>
            <w:shd w:val="clear" w:color="auto" w:fill="auto"/>
            <w:vAlign w:val="center"/>
          </w:tcPr>
          <w:p w14:paraId="2B82F291" w14:textId="17C53B6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3v_Mo_OEM</w:t>
            </w:r>
          </w:p>
        </w:tc>
        <w:tc>
          <w:tcPr>
            <w:tcW w:w="2268" w:type="dxa"/>
            <w:shd w:val="clear" w:color="auto" w:fill="auto"/>
            <w:vAlign w:val="center"/>
          </w:tcPr>
          <w:p w14:paraId="59A065F0" w14:textId="511C0F8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79738A0A" w14:textId="219787D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6083AA60" w14:textId="1A6B214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362C11BF" w14:textId="71F8064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4373609A" w14:textId="77777777" w:rsidR="00DC257B" w:rsidRDefault="00DC257B" w:rsidP="006D101A">
            <w:pPr>
              <w:widowControl/>
              <w:jc w:val="left"/>
              <w:rPr>
                <w:color w:val="000000"/>
                <w:sz w:val="22"/>
              </w:rPr>
            </w:pPr>
          </w:p>
        </w:tc>
        <w:tc>
          <w:tcPr>
            <w:tcW w:w="567" w:type="dxa"/>
          </w:tcPr>
          <w:p w14:paraId="4543FA8F" w14:textId="77777777" w:rsidR="00DC257B" w:rsidRDefault="00DC257B" w:rsidP="006D101A">
            <w:pPr>
              <w:widowControl/>
              <w:jc w:val="left"/>
              <w:rPr>
                <w:color w:val="000000"/>
                <w:sz w:val="22"/>
              </w:rPr>
            </w:pPr>
          </w:p>
        </w:tc>
        <w:tc>
          <w:tcPr>
            <w:tcW w:w="709" w:type="dxa"/>
            <w:shd w:val="clear" w:color="auto" w:fill="auto"/>
            <w:vAlign w:val="center"/>
          </w:tcPr>
          <w:p w14:paraId="53B1A34D" w14:textId="378A073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16B88D0D" w14:textId="77777777" w:rsidTr="00DC257B">
        <w:trPr>
          <w:trHeight w:val="270"/>
        </w:trPr>
        <w:tc>
          <w:tcPr>
            <w:tcW w:w="753" w:type="dxa"/>
            <w:shd w:val="clear" w:color="auto" w:fill="auto"/>
            <w:vAlign w:val="center"/>
          </w:tcPr>
          <w:p w14:paraId="0E94C0AE" w14:textId="1656CA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7BB092D2" w14:textId="763EEE6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3FFD8AA9" w14:textId="0A6589D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7CBD3F58" w14:textId="1541154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三维家-虚拟设备</w:t>
            </w:r>
          </w:p>
        </w:tc>
        <w:tc>
          <w:tcPr>
            <w:tcW w:w="1276" w:type="dxa"/>
            <w:shd w:val="clear" w:color="auto" w:fill="auto"/>
            <w:vAlign w:val="center"/>
          </w:tcPr>
          <w:p w14:paraId="03341DE4" w14:textId="52FEEAC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3v_Mo_Virtual</w:t>
            </w:r>
          </w:p>
        </w:tc>
        <w:tc>
          <w:tcPr>
            <w:tcW w:w="2268" w:type="dxa"/>
            <w:shd w:val="clear" w:color="auto" w:fill="auto"/>
            <w:vAlign w:val="center"/>
          </w:tcPr>
          <w:p w14:paraId="016B5E51" w14:textId="1DF13F6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0F0DFC88" w14:textId="5D47E6F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269DB33C" w14:textId="6357AA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auto"/>
            <w:vAlign w:val="center"/>
          </w:tcPr>
          <w:p w14:paraId="0AF1D69A" w14:textId="1BA24F3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11749755" w14:textId="77777777" w:rsidR="00DC257B" w:rsidRDefault="00DC257B" w:rsidP="006D101A">
            <w:pPr>
              <w:widowControl/>
              <w:jc w:val="left"/>
              <w:rPr>
                <w:color w:val="000000"/>
                <w:sz w:val="22"/>
              </w:rPr>
            </w:pPr>
          </w:p>
        </w:tc>
        <w:tc>
          <w:tcPr>
            <w:tcW w:w="567" w:type="dxa"/>
          </w:tcPr>
          <w:p w14:paraId="27E8CBBA" w14:textId="77777777" w:rsidR="00DC257B" w:rsidRDefault="00DC257B" w:rsidP="006D101A">
            <w:pPr>
              <w:widowControl/>
              <w:jc w:val="left"/>
              <w:rPr>
                <w:color w:val="000000"/>
                <w:sz w:val="22"/>
              </w:rPr>
            </w:pPr>
          </w:p>
        </w:tc>
        <w:tc>
          <w:tcPr>
            <w:tcW w:w="709" w:type="dxa"/>
            <w:shd w:val="clear" w:color="auto" w:fill="auto"/>
            <w:vAlign w:val="center"/>
          </w:tcPr>
          <w:p w14:paraId="7AC29AC6" w14:textId="5BF02C8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待定</w:t>
            </w:r>
          </w:p>
        </w:tc>
      </w:tr>
      <w:tr w:rsidR="00DC257B" w:rsidRPr="00673E06" w14:paraId="638600EF" w14:textId="77777777" w:rsidTr="00DC257B">
        <w:trPr>
          <w:trHeight w:val="270"/>
        </w:trPr>
        <w:tc>
          <w:tcPr>
            <w:tcW w:w="753" w:type="dxa"/>
            <w:shd w:val="clear" w:color="auto" w:fill="auto"/>
            <w:vAlign w:val="center"/>
          </w:tcPr>
          <w:p w14:paraId="4107ED96" w14:textId="02EC1D3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系统功能类</w:t>
            </w:r>
          </w:p>
        </w:tc>
        <w:tc>
          <w:tcPr>
            <w:tcW w:w="729" w:type="dxa"/>
            <w:shd w:val="clear" w:color="auto" w:fill="auto"/>
            <w:vAlign w:val="center"/>
          </w:tcPr>
          <w:p w14:paraId="6832605E" w14:textId="3B547B1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功能类</w:t>
            </w:r>
          </w:p>
        </w:tc>
        <w:tc>
          <w:tcPr>
            <w:tcW w:w="828" w:type="dxa"/>
            <w:vAlign w:val="center"/>
          </w:tcPr>
          <w:p w14:paraId="6FA7DDEC" w14:textId="22943BC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15F99688" w14:textId="4A98434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三维家-720°全景图</w:t>
            </w:r>
          </w:p>
        </w:tc>
        <w:tc>
          <w:tcPr>
            <w:tcW w:w="1276" w:type="dxa"/>
            <w:shd w:val="clear" w:color="auto" w:fill="auto"/>
            <w:vAlign w:val="center"/>
          </w:tcPr>
          <w:p w14:paraId="2310932F" w14:textId="554ACB5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3v_Mo_Panoramagram</w:t>
            </w:r>
          </w:p>
        </w:tc>
        <w:tc>
          <w:tcPr>
            <w:tcW w:w="2268" w:type="dxa"/>
            <w:shd w:val="clear" w:color="000000" w:fill="DDEBF7"/>
            <w:vAlign w:val="center"/>
          </w:tcPr>
          <w:p w14:paraId="4DEB3941" w14:textId="4BE9FE8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账号已购买该集合账户类型下的渲染功能计费项目</w:t>
            </w:r>
          </w:p>
        </w:tc>
        <w:tc>
          <w:tcPr>
            <w:tcW w:w="851" w:type="dxa"/>
            <w:shd w:val="clear" w:color="000000" w:fill="DDEBF7"/>
            <w:vAlign w:val="center"/>
          </w:tcPr>
          <w:p w14:paraId="540061E2" w14:textId="500CDF9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000000" w:fill="DDEBF7"/>
            <w:vAlign w:val="center"/>
          </w:tcPr>
          <w:p w14:paraId="2DB7EAD4" w14:textId="6C06648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000000" w:fill="DDEBF7"/>
            <w:vAlign w:val="center"/>
          </w:tcPr>
          <w:p w14:paraId="03B884B0" w14:textId="7E1B7BD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tcPr>
          <w:p w14:paraId="2976C552" w14:textId="77777777" w:rsidR="00DC257B" w:rsidRDefault="00DC257B" w:rsidP="006D101A">
            <w:pPr>
              <w:widowControl/>
              <w:jc w:val="left"/>
              <w:rPr>
                <w:color w:val="000000"/>
                <w:sz w:val="22"/>
              </w:rPr>
            </w:pPr>
          </w:p>
        </w:tc>
        <w:tc>
          <w:tcPr>
            <w:tcW w:w="567" w:type="dxa"/>
          </w:tcPr>
          <w:p w14:paraId="2807DF3D" w14:textId="77777777" w:rsidR="00DC257B" w:rsidRDefault="00DC257B" w:rsidP="006D101A">
            <w:pPr>
              <w:widowControl/>
              <w:jc w:val="left"/>
              <w:rPr>
                <w:color w:val="000000"/>
                <w:sz w:val="22"/>
              </w:rPr>
            </w:pPr>
          </w:p>
        </w:tc>
        <w:tc>
          <w:tcPr>
            <w:tcW w:w="709" w:type="dxa"/>
            <w:shd w:val="clear" w:color="auto" w:fill="auto"/>
            <w:vAlign w:val="center"/>
          </w:tcPr>
          <w:p w14:paraId="58C6F3DB" w14:textId="28DC572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350元/账号.年</w:t>
            </w:r>
          </w:p>
        </w:tc>
      </w:tr>
      <w:tr w:rsidR="00DC257B" w:rsidRPr="00673E06" w14:paraId="7D96EDCB" w14:textId="77777777" w:rsidTr="00DC257B">
        <w:trPr>
          <w:trHeight w:val="270"/>
        </w:trPr>
        <w:tc>
          <w:tcPr>
            <w:tcW w:w="753" w:type="dxa"/>
            <w:shd w:val="clear" w:color="auto" w:fill="auto"/>
            <w:vAlign w:val="center"/>
          </w:tcPr>
          <w:p w14:paraId="26DEABA4" w14:textId="505444C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476B6BC0" w14:textId="36EFB2A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7F116EED" w14:textId="6C32990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5AD9738E" w14:textId="7FD6D35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三维家-零售-欧派-橱柜</w:t>
            </w:r>
          </w:p>
        </w:tc>
        <w:tc>
          <w:tcPr>
            <w:tcW w:w="1276" w:type="dxa"/>
            <w:shd w:val="clear" w:color="auto" w:fill="auto"/>
            <w:vAlign w:val="center"/>
          </w:tcPr>
          <w:p w14:paraId="6332F95B" w14:textId="56E5DC5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3v_Ab_L_OP_C</w:t>
            </w:r>
          </w:p>
        </w:tc>
        <w:tc>
          <w:tcPr>
            <w:tcW w:w="2268" w:type="dxa"/>
            <w:shd w:val="clear" w:color="auto" w:fill="auto"/>
            <w:vAlign w:val="center"/>
          </w:tcPr>
          <w:p w14:paraId="3595120B" w14:textId="3A6529F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32E1FEBF" w14:textId="7DC9A5D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22F6BB8E" w14:textId="18E99EE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tcPr>
          <w:p w14:paraId="6E860C14" w14:textId="25330A9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64DA30CD" w14:textId="3229F86E" w:rsidR="00DC257B" w:rsidRDefault="00DC257B" w:rsidP="006D101A">
            <w:pPr>
              <w:widowControl/>
              <w:jc w:val="left"/>
              <w:rPr>
                <w:color w:val="000000"/>
                <w:sz w:val="22"/>
              </w:rPr>
            </w:pPr>
            <w:r>
              <w:rPr>
                <w:rFonts w:hint="eastAsia"/>
                <w:color w:val="000000"/>
                <w:sz w:val="22"/>
              </w:rPr>
              <w:t>橱柜</w:t>
            </w:r>
          </w:p>
        </w:tc>
        <w:tc>
          <w:tcPr>
            <w:tcW w:w="567" w:type="dxa"/>
          </w:tcPr>
          <w:p w14:paraId="52BD839F" w14:textId="77777777" w:rsidR="00DC257B" w:rsidRDefault="00DC257B" w:rsidP="006D101A">
            <w:pPr>
              <w:widowControl/>
              <w:jc w:val="left"/>
              <w:rPr>
                <w:color w:val="000000"/>
                <w:sz w:val="22"/>
              </w:rPr>
            </w:pPr>
          </w:p>
        </w:tc>
        <w:tc>
          <w:tcPr>
            <w:tcW w:w="709" w:type="dxa"/>
            <w:shd w:val="clear" w:color="auto" w:fill="auto"/>
            <w:vAlign w:val="center"/>
          </w:tcPr>
          <w:p w14:paraId="278A3EC6" w14:textId="510BF4D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3E24F154" w14:textId="77777777" w:rsidTr="00DC257B">
        <w:trPr>
          <w:trHeight w:val="270"/>
        </w:trPr>
        <w:tc>
          <w:tcPr>
            <w:tcW w:w="753" w:type="dxa"/>
            <w:shd w:val="clear" w:color="auto" w:fill="auto"/>
            <w:vAlign w:val="center"/>
          </w:tcPr>
          <w:p w14:paraId="222D89F9" w14:textId="28CABBF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lastRenderedPageBreak/>
              <w:t>业务能力类</w:t>
            </w:r>
          </w:p>
        </w:tc>
        <w:tc>
          <w:tcPr>
            <w:tcW w:w="729" w:type="dxa"/>
            <w:shd w:val="clear" w:color="auto" w:fill="auto"/>
            <w:vAlign w:val="center"/>
          </w:tcPr>
          <w:p w14:paraId="4812C76F" w14:textId="3D35A80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1379CD16" w14:textId="74E4BF0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2BD7DB7" w14:textId="0DF91C8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三维家-零售-欧派-衣柜</w:t>
            </w:r>
          </w:p>
        </w:tc>
        <w:tc>
          <w:tcPr>
            <w:tcW w:w="1276" w:type="dxa"/>
            <w:shd w:val="clear" w:color="auto" w:fill="auto"/>
            <w:vAlign w:val="center"/>
          </w:tcPr>
          <w:p w14:paraId="7A8C9C36" w14:textId="23AAA41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3v_Ab_L-OP-Y</w:t>
            </w:r>
          </w:p>
        </w:tc>
        <w:tc>
          <w:tcPr>
            <w:tcW w:w="2268" w:type="dxa"/>
            <w:shd w:val="clear" w:color="auto" w:fill="auto"/>
            <w:vAlign w:val="center"/>
          </w:tcPr>
          <w:p w14:paraId="7F51AF6F" w14:textId="213FE02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7BC44436" w14:textId="434AF5E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3379B471" w14:textId="18C6310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tcPr>
          <w:p w14:paraId="5F0C3162" w14:textId="79D938E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070500FB" w14:textId="1D6A2B6D" w:rsidR="00DC257B" w:rsidRDefault="00DC257B" w:rsidP="006D101A">
            <w:pPr>
              <w:widowControl/>
              <w:jc w:val="left"/>
              <w:rPr>
                <w:color w:val="000000"/>
                <w:sz w:val="22"/>
              </w:rPr>
            </w:pPr>
            <w:r>
              <w:rPr>
                <w:rFonts w:hint="eastAsia"/>
                <w:color w:val="000000"/>
                <w:sz w:val="22"/>
              </w:rPr>
              <w:t>衣柜</w:t>
            </w:r>
          </w:p>
        </w:tc>
        <w:tc>
          <w:tcPr>
            <w:tcW w:w="567" w:type="dxa"/>
          </w:tcPr>
          <w:p w14:paraId="08E67FC1" w14:textId="77777777" w:rsidR="00DC257B" w:rsidRDefault="00DC257B" w:rsidP="006D101A">
            <w:pPr>
              <w:widowControl/>
              <w:jc w:val="left"/>
              <w:rPr>
                <w:color w:val="000000"/>
                <w:sz w:val="22"/>
              </w:rPr>
            </w:pPr>
          </w:p>
        </w:tc>
        <w:tc>
          <w:tcPr>
            <w:tcW w:w="709" w:type="dxa"/>
            <w:shd w:val="clear" w:color="auto" w:fill="auto"/>
            <w:vAlign w:val="center"/>
          </w:tcPr>
          <w:p w14:paraId="71CF70BD" w14:textId="4B6F53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3A33590F" w14:textId="77777777" w:rsidTr="00DC257B">
        <w:trPr>
          <w:trHeight w:val="270"/>
        </w:trPr>
        <w:tc>
          <w:tcPr>
            <w:tcW w:w="753" w:type="dxa"/>
            <w:shd w:val="clear" w:color="auto" w:fill="auto"/>
            <w:vAlign w:val="center"/>
          </w:tcPr>
          <w:p w14:paraId="2A4B084C" w14:textId="1C47569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1B8A0ADA" w14:textId="5E01C6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19CF0C5D" w14:textId="54ED12D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371A03FB" w14:textId="4DF65F6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三维家-零售-欧派-木门</w:t>
            </w:r>
          </w:p>
        </w:tc>
        <w:tc>
          <w:tcPr>
            <w:tcW w:w="1276" w:type="dxa"/>
            <w:shd w:val="clear" w:color="auto" w:fill="auto"/>
            <w:vAlign w:val="center"/>
          </w:tcPr>
          <w:p w14:paraId="7C1796DC" w14:textId="323FDF7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3v_Ab_L-OP-M</w:t>
            </w:r>
          </w:p>
        </w:tc>
        <w:tc>
          <w:tcPr>
            <w:tcW w:w="2268" w:type="dxa"/>
            <w:shd w:val="clear" w:color="auto" w:fill="auto"/>
            <w:vAlign w:val="center"/>
          </w:tcPr>
          <w:p w14:paraId="30037E98" w14:textId="5780804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111C4CB0" w14:textId="24E7AB2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05B6A9A6" w14:textId="7A581CD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tcPr>
          <w:p w14:paraId="4B96F123" w14:textId="55E2F11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25999355" w14:textId="7E48DA6B" w:rsidR="00DC257B" w:rsidRDefault="00DC257B" w:rsidP="006D101A">
            <w:pPr>
              <w:widowControl/>
              <w:jc w:val="left"/>
              <w:rPr>
                <w:color w:val="000000"/>
                <w:sz w:val="22"/>
              </w:rPr>
            </w:pPr>
            <w:r>
              <w:rPr>
                <w:rFonts w:hint="eastAsia"/>
                <w:color w:val="000000"/>
                <w:sz w:val="22"/>
              </w:rPr>
              <w:t>木门</w:t>
            </w:r>
          </w:p>
        </w:tc>
        <w:tc>
          <w:tcPr>
            <w:tcW w:w="567" w:type="dxa"/>
          </w:tcPr>
          <w:p w14:paraId="137E8B2A" w14:textId="77777777" w:rsidR="00DC257B" w:rsidRDefault="00DC257B" w:rsidP="006D101A">
            <w:pPr>
              <w:widowControl/>
              <w:jc w:val="left"/>
              <w:rPr>
                <w:color w:val="000000"/>
                <w:sz w:val="22"/>
              </w:rPr>
            </w:pPr>
          </w:p>
        </w:tc>
        <w:tc>
          <w:tcPr>
            <w:tcW w:w="709" w:type="dxa"/>
            <w:shd w:val="clear" w:color="auto" w:fill="auto"/>
            <w:vAlign w:val="center"/>
          </w:tcPr>
          <w:p w14:paraId="78ADAF84" w14:textId="0DBFD5E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53BFEC67" w14:textId="77777777" w:rsidTr="00DC257B">
        <w:trPr>
          <w:trHeight w:val="270"/>
        </w:trPr>
        <w:tc>
          <w:tcPr>
            <w:tcW w:w="753" w:type="dxa"/>
            <w:shd w:val="clear" w:color="auto" w:fill="auto"/>
            <w:vAlign w:val="center"/>
          </w:tcPr>
          <w:p w14:paraId="5EEC62E6" w14:textId="0C29D1E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2D9AF237" w14:textId="4A2FACC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2C4AE799" w14:textId="1328A1A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50A39439" w14:textId="5C90ABB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三维家-零售-欧派-卫浴</w:t>
            </w:r>
          </w:p>
        </w:tc>
        <w:tc>
          <w:tcPr>
            <w:tcW w:w="1276" w:type="dxa"/>
            <w:shd w:val="clear" w:color="auto" w:fill="auto"/>
            <w:vAlign w:val="center"/>
          </w:tcPr>
          <w:p w14:paraId="2E7A3F07" w14:textId="197474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3v_Ab_L-OP-W</w:t>
            </w:r>
          </w:p>
        </w:tc>
        <w:tc>
          <w:tcPr>
            <w:tcW w:w="2268" w:type="dxa"/>
            <w:shd w:val="clear" w:color="auto" w:fill="auto"/>
            <w:vAlign w:val="center"/>
          </w:tcPr>
          <w:p w14:paraId="22D0ADBC" w14:textId="75413A7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3AA5D5FF" w14:textId="340C77E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070F632B" w14:textId="62042AA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tcPr>
          <w:p w14:paraId="745C1FB1" w14:textId="05DBF18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4ECB8774" w14:textId="61CE4A2B" w:rsidR="00DC257B" w:rsidRDefault="00DC257B" w:rsidP="006D101A">
            <w:pPr>
              <w:widowControl/>
              <w:jc w:val="left"/>
              <w:rPr>
                <w:color w:val="000000"/>
                <w:sz w:val="22"/>
              </w:rPr>
            </w:pPr>
            <w:r>
              <w:rPr>
                <w:rFonts w:hint="eastAsia"/>
                <w:color w:val="000000"/>
                <w:sz w:val="22"/>
              </w:rPr>
              <w:t>卫浴</w:t>
            </w:r>
          </w:p>
        </w:tc>
        <w:tc>
          <w:tcPr>
            <w:tcW w:w="567" w:type="dxa"/>
          </w:tcPr>
          <w:p w14:paraId="344FD4DD" w14:textId="77777777" w:rsidR="00DC257B" w:rsidRDefault="00DC257B" w:rsidP="006D101A">
            <w:pPr>
              <w:widowControl/>
              <w:jc w:val="left"/>
              <w:rPr>
                <w:color w:val="000000"/>
                <w:sz w:val="22"/>
              </w:rPr>
            </w:pPr>
          </w:p>
        </w:tc>
        <w:tc>
          <w:tcPr>
            <w:tcW w:w="709" w:type="dxa"/>
            <w:shd w:val="clear" w:color="auto" w:fill="auto"/>
            <w:vAlign w:val="center"/>
          </w:tcPr>
          <w:p w14:paraId="0D38B68D" w14:textId="78AD883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73D35192" w14:textId="77777777" w:rsidTr="00DC257B">
        <w:trPr>
          <w:trHeight w:val="270"/>
        </w:trPr>
        <w:tc>
          <w:tcPr>
            <w:tcW w:w="753" w:type="dxa"/>
            <w:shd w:val="clear" w:color="auto" w:fill="auto"/>
            <w:vAlign w:val="center"/>
          </w:tcPr>
          <w:p w14:paraId="04DD1991" w14:textId="143CC60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312A839A" w14:textId="77BF0CF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47078010" w14:textId="78FBA33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05C8CCD8" w14:textId="6EC8E97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三维家-零售-欧派-</w:t>
            </w:r>
            <w:proofErr w:type="gramStart"/>
            <w:r>
              <w:rPr>
                <w:rFonts w:hint="eastAsia"/>
                <w:color w:val="000000"/>
                <w:sz w:val="22"/>
              </w:rPr>
              <w:t>软装</w:t>
            </w:r>
            <w:proofErr w:type="gramEnd"/>
          </w:p>
        </w:tc>
        <w:tc>
          <w:tcPr>
            <w:tcW w:w="1276" w:type="dxa"/>
            <w:shd w:val="clear" w:color="auto" w:fill="auto"/>
            <w:vAlign w:val="center"/>
          </w:tcPr>
          <w:p w14:paraId="03672495" w14:textId="53424C9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3v_Ab_J-OP-R</w:t>
            </w:r>
          </w:p>
        </w:tc>
        <w:tc>
          <w:tcPr>
            <w:tcW w:w="2268" w:type="dxa"/>
            <w:shd w:val="clear" w:color="auto" w:fill="auto"/>
            <w:vAlign w:val="center"/>
          </w:tcPr>
          <w:p w14:paraId="26F31EC1" w14:textId="24695DB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7EF958C" w14:textId="305D353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1D4907FC" w14:textId="54E0192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auto"/>
            <w:vAlign w:val="center"/>
          </w:tcPr>
          <w:p w14:paraId="15C40626" w14:textId="5A779C6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4C0E955B" w14:textId="39B8ECF8" w:rsidR="00DC257B" w:rsidRDefault="00DC257B" w:rsidP="006D101A">
            <w:pPr>
              <w:widowControl/>
              <w:jc w:val="left"/>
              <w:rPr>
                <w:color w:val="000000"/>
                <w:sz w:val="22"/>
              </w:rPr>
            </w:pPr>
            <w:proofErr w:type="gramStart"/>
            <w:r>
              <w:rPr>
                <w:rFonts w:hint="eastAsia"/>
                <w:color w:val="000000"/>
                <w:sz w:val="22"/>
              </w:rPr>
              <w:t>软装</w:t>
            </w:r>
            <w:proofErr w:type="gramEnd"/>
          </w:p>
        </w:tc>
        <w:tc>
          <w:tcPr>
            <w:tcW w:w="567" w:type="dxa"/>
          </w:tcPr>
          <w:p w14:paraId="7B812C66" w14:textId="77777777" w:rsidR="00DC257B" w:rsidRDefault="00DC257B" w:rsidP="006D101A">
            <w:pPr>
              <w:widowControl/>
              <w:jc w:val="left"/>
              <w:rPr>
                <w:color w:val="000000"/>
                <w:sz w:val="22"/>
              </w:rPr>
            </w:pPr>
          </w:p>
        </w:tc>
        <w:tc>
          <w:tcPr>
            <w:tcW w:w="709" w:type="dxa"/>
            <w:shd w:val="clear" w:color="auto" w:fill="auto"/>
            <w:vAlign w:val="center"/>
          </w:tcPr>
          <w:p w14:paraId="1C2C8ABE" w14:textId="75A5FA5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92B2DE6" w14:textId="77777777" w:rsidTr="00DC257B">
        <w:trPr>
          <w:trHeight w:val="270"/>
        </w:trPr>
        <w:tc>
          <w:tcPr>
            <w:tcW w:w="753" w:type="dxa"/>
            <w:shd w:val="clear" w:color="auto" w:fill="auto"/>
            <w:vAlign w:val="center"/>
          </w:tcPr>
          <w:p w14:paraId="0CED30DF" w14:textId="05E93E8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0278A4F8" w14:textId="705EBA7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695D7C48" w14:textId="1947E6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275CD38" w14:textId="1257502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三维家-家装-欧派-橱柜</w:t>
            </w:r>
          </w:p>
        </w:tc>
        <w:tc>
          <w:tcPr>
            <w:tcW w:w="1276" w:type="dxa"/>
            <w:shd w:val="clear" w:color="auto" w:fill="auto"/>
            <w:vAlign w:val="center"/>
          </w:tcPr>
          <w:p w14:paraId="3C4EBFE0" w14:textId="640A260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3v_Ab_J-OP-C</w:t>
            </w:r>
          </w:p>
        </w:tc>
        <w:tc>
          <w:tcPr>
            <w:tcW w:w="2268" w:type="dxa"/>
            <w:shd w:val="clear" w:color="auto" w:fill="auto"/>
            <w:vAlign w:val="center"/>
          </w:tcPr>
          <w:p w14:paraId="3423C8BF" w14:textId="487BDA5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BD90F17" w14:textId="6B538CE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3124DF0A" w14:textId="6E2F496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tcPr>
          <w:p w14:paraId="6E8D5BDF" w14:textId="034A543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0745E244" w14:textId="558E617B" w:rsidR="00DC257B" w:rsidRDefault="00DC257B" w:rsidP="006D101A">
            <w:pPr>
              <w:widowControl/>
              <w:jc w:val="left"/>
              <w:rPr>
                <w:color w:val="000000"/>
                <w:sz w:val="22"/>
              </w:rPr>
            </w:pPr>
            <w:r>
              <w:rPr>
                <w:rFonts w:hint="eastAsia"/>
                <w:color w:val="000000"/>
                <w:sz w:val="22"/>
              </w:rPr>
              <w:t>橱柜</w:t>
            </w:r>
          </w:p>
        </w:tc>
        <w:tc>
          <w:tcPr>
            <w:tcW w:w="567" w:type="dxa"/>
          </w:tcPr>
          <w:p w14:paraId="4EA2632D" w14:textId="77777777" w:rsidR="00DC257B" w:rsidRDefault="00DC257B" w:rsidP="006D101A">
            <w:pPr>
              <w:widowControl/>
              <w:jc w:val="left"/>
              <w:rPr>
                <w:color w:val="000000"/>
                <w:sz w:val="22"/>
              </w:rPr>
            </w:pPr>
          </w:p>
        </w:tc>
        <w:tc>
          <w:tcPr>
            <w:tcW w:w="709" w:type="dxa"/>
            <w:shd w:val="clear" w:color="auto" w:fill="auto"/>
            <w:vAlign w:val="center"/>
          </w:tcPr>
          <w:p w14:paraId="400A60AA" w14:textId="259134C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09BB752B" w14:textId="77777777" w:rsidTr="00DC257B">
        <w:trPr>
          <w:trHeight w:val="270"/>
        </w:trPr>
        <w:tc>
          <w:tcPr>
            <w:tcW w:w="753" w:type="dxa"/>
            <w:shd w:val="clear" w:color="auto" w:fill="auto"/>
            <w:vAlign w:val="center"/>
          </w:tcPr>
          <w:p w14:paraId="388CD015" w14:textId="3C6C39A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0D179551" w14:textId="13EBEBF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5CC7F62D" w14:textId="5AA5321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7E3C0D90" w14:textId="69DB294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三维家-家装-欧派-衣柜</w:t>
            </w:r>
          </w:p>
        </w:tc>
        <w:tc>
          <w:tcPr>
            <w:tcW w:w="1276" w:type="dxa"/>
            <w:shd w:val="clear" w:color="auto" w:fill="auto"/>
            <w:vAlign w:val="center"/>
          </w:tcPr>
          <w:p w14:paraId="60E138C2" w14:textId="7B13599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3v_Ab_J-OP-Y</w:t>
            </w:r>
          </w:p>
        </w:tc>
        <w:tc>
          <w:tcPr>
            <w:tcW w:w="2268" w:type="dxa"/>
            <w:shd w:val="clear" w:color="auto" w:fill="auto"/>
            <w:vAlign w:val="center"/>
          </w:tcPr>
          <w:p w14:paraId="3B4B5699" w14:textId="2173A65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446098B" w14:textId="5AAF9A8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1DE8EACC" w14:textId="7A52B5A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tcPr>
          <w:p w14:paraId="0B844AA9" w14:textId="699845E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45BB27F3" w14:textId="11BE4EFE" w:rsidR="00DC257B" w:rsidRDefault="00DC257B" w:rsidP="006D101A">
            <w:pPr>
              <w:widowControl/>
              <w:jc w:val="left"/>
              <w:rPr>
                <w:color w:val="000000"/>
                <w:sz w:val="22"/>
              </w:rPr>
            </w:pPr>
            <w:r>
              <w:rPr>
                <w:rFonts w:hint="eastAsia"/>
                <w:color w:val="000000"/>
                <w:sz w:val="22"/>
              </w:rPr>
              <w:t>衣柜</w:t>
            </w:r>
          </w:p>
        </w:tc>
        <w:tc>
          <w:tcPr>
            <w:tcW w:w="567" w:type="dxa"/>
          </w:tcPr>
          <w:p w14:paraId="5636A32C" w14:textId="77777777" w:rsidR="00DC257B" w:rsidRDefault="00DC257B" w:rsidP="006D101A">
            <w:pPr>
              <w:widowControl/>
              <w:jc w:val="left"/>
              <w:rPr>
                <w:color w:val="000000"/>
                <w:sz w:val="22"/>
              </w:rPr>
            </w:pPr>
          </w:p>
        </w:tc>
        <w:tc>
          <w:tcPr>
            <w:tcW w:w="709" w:type="dxa"/>
            <w:shd w:val="clear" w:color="auto" w:fill="auto"/>
            <w:vAlign w:val="center"/>
          </w:tcPr>
          <w:p w14:paraId="6D30F1DC" w14:textId="46C3879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252B0602" w14:textId="77777777" w:rsidTr="00DC257B">
        <w:trPr>
          <w:trHeight w:val="270"/>
        </w:trPr>
        <w:tc>
          <w:tcPr>
            <w:tcW w:w="753" w:type="dxa"/>
            <w:shd w:val="clear" w:color="auto" w:fill="auto"/>
            <w:vAlign w:val="center"/>
          </w:tcPr>
          <w:p w14:paraId="778AA9FD" w14:textId="67F8DBD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1DA85808" w14:textId="752D6DB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5E45EDF7" w14:textId="7131032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3BC70C60" w14:textId="7CC36AD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三维家-家装-欧派-木门</w:t>
            </w:r>
          </w:p>
        </w:tc>
        <w:tc>
          <w:tcPr>
            <w:tcW w:w="1276" w:type="dxa"/>
            <w:shd w:val="clear" w:color="auto" w:fill="auto"/>
            <w:vAlign w:val="center"/>
          </w:tcPr>
          <w:p w14:paraId="5E328B13" w14:textId="1B3440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3v_Ab_J-OP-M</w:t>
            </w:r>
          </w:p>
        </w:tc>
        <w:tc>
          <w:tcPr>
            <w:tcW w:w="2268" w:type="dxa"/>
            <w:shd w:val="clear" w:color="auto" w:fill="auto"/>
            <w:vAlign w:val="center"/>
          </w:tcPr>
          <w:p w14:paraId="540E4DB0" w14:textId="35EC61C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43C74775" w14:textId="5CF8023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4F0D2A45" w14:textId="32DC0A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tcPr>
          <w:p w14:paraId="471B7FF1" w14:textId="6ACDEB0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50E2A289" w14:textId="78BF6195" w:rsidR="00DC257B" w:rsidRDefault="00DC257B" w:rsidP="006D101A">
            <w:pPr>
              <w:widowControl/>
              <w:jc w:val="left"/>
              <w:rPr>
                <w:color w:val="000000"/>
                <w:sz w:val="22"/>
              </w:rPr>
            </w:pPr>
            <w:r>
              <w:rPr>
                <w:rFonts w:hint="eastAsia"/>
                <w:color w:val="000000"/>
                <w:sz w:val="22"/>
              </w:rPr>
              <w:t>木门</w:t>
            </w:r>
          </w:p>
        </w:tc>
        <w:tc>
          <w:tcPr>
            <w:tcW w:w="567" w:type="dxa"/>
          </w:tcPr>
          <w:p w14:paraId="7750E30E" w14:textId="77777777" w:rsidR="00DC257B" w:rsidRDefault="00DC257B" w:rsidP="006D101A">
            <w:pPr>
              <w:widowControl/>
              <w:jc w:val="left"/>
              <w:rPr>
                <w:color w:val="000000"/>
                <w:sz w:val="22"/>
              </w:rPr>
            </w:pPr>
          </w:p>
        </w:tc>
        <w:tc>
          <w:tcPr>
            <w:tcW w:w="709" w:type="dxa"/>
            <w:shd w:val="clear" w:color="auto" w:fill="auto"/>
            <w:vAlign w:val="center"/>
          </w:tcPr>
          <w:p w14:paraId="05082974" w14:textId="091EA29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54B46469" w14:textId="77777777" w:rsidTr="00DC257B">
        <w:trPr>
          <w:trHeight w:val="270"/>
        </w:trPr>
        <w:tc>
          <w:tcPr>
            <w:tcW w:w="753" w:type="dxa"/>
            <w:shd w:val="clear" w:color="auto" w:fill="auto"/>
            <w:vAlign w:val="center"/>
          </w:tcPr>
          <w:p w14:paraId="7E923D69" w14:textId="40FE3F3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4B4AD84F" w14:textId="3033CE9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11592F96" w14:textId="20D94C9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25833BA6" w14:textId="0E48579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三维家-家装-欧派-卫浴</w:t>
            </w:r>
          </w:p>
        </w:tc>
        <w:tc>
          <w:tcPr>
            <w:tcW w:w="1276" w:type="dxa"/>
            <w:shd w:val="clear" w:color="auto" w:fill="auto"/>
            <w:vAlign w:val="center"/>
          </w:tcPr>
          <w:p w14:paraId="369424F3" w14:textId="1694A10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3v_Ab_J-OP-W</w:t>
            </w:r>
          </w:p>
        </w:tc>
        <w:tc>
          <w:tcPr>
            <w:tcW w:w="2268" w:type="dxa"/>
            <w:shd w:val="clear" w:color="auto" w:fill="auto"/>
            <w:vAlign w:val="center"/>
          </w:tcPr>
          <w:p w14:paraId="6C5A495A" w14:textId="067352B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EBD020C" w14:textId="2E65AA6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1404660C" w14:textId="0665E07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家装</w:t>
            </w:r>
          </w:p>
        </w:tc>
        <w:tc>
          <w:tcPr>
            <w:tcW w:w="709" w:type="dxa"/>
            <w:shd w:val="clear" w:color="auto" w:fill="auto"/>
            <w:vAlign w:val="center"/>
          </w:tcPr>
          <w:p w14:paraId="07CB8C1E" w14:textId="7D92577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1CF358D0" w14:textId="7232CA32" w:rsidR="00DC257B" w:rsidRDefault="00DC257B" w:rsidP="006D101A">
            <w:pPr>
              <w:widowControl/>
              <w:jc w:val="left"/>
              <w:rPr>
                <w:color w:val="000000"/>
                <w:sz w:val="22"/>
              </w:rPr>
            </w:pPr>
            <w:r>
              <w:rPr>
                <w:rFonts w:hint="eastAsia"/>
                <w:color w:val="000000"/>
                <w:sz w:val="22"/>
              </w:rPr>
              <w:t>卫浴</w:t>
            </w:r>
          </w:p>
        </w:tc>
        <w:tc>
          <w:tcPr>
            <w:tcW w:w="567" w:type="dxa"/>
          </w:tcPr>
          <w:p w14:paraId="6FD65F0A" w14:textId="77777777" w:rsidR="00DC257B" w:rsidRDefault="00DC257B" w:rsidP="006D101A">
            <w:pPr>
              <w:widowControl/>
              <w:jc w:val="left"/>
              <w:rPr>
                <w:color w:val="000000"/>
                <w:sz w:val="22"/>
              </w:rPr>
            </w:pPr>
          </w:p>
        </w:tc>
        <w:tc>
          <w:tcPr>
            <w:tcW w:w="709" w:type="dxa"/>
            <w:shd w:val="clear" w:color="auto" w:fill="auto"/>
            <w:vAlign w:val="center"/>
          </w:tcPr>
          <w:p w14:paraId="26CAFF64" w14:textId="75238C9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156F820" w14:textId="77777777" w:rsidTr="00DC257B">
        <w:trPr>
          <w:trHeight w:val="270"/>
        </w:trPr>
        <w:tc>
          <w:tcPr>
            <w:tcW w:w="753" w:type="dxa"/>
            <w:shd w:val="clear" w:color="auto" w:fill="auto"/>
            <w:vAlign w:val="center"/>
          </w:tcPr>
          <w:p w14:paraId="277CFC1E" w14:textId="146991B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00E0DAED" w14:textId="7DC55C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4D3B6946" w14:textId="17A1BF8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7B427E97" w14:textId="7FBBC32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三维家-工程-欧派-橱柜</w:t>
            </w:r>
          </w:p>
        </w:tc>
        <w:tc>
          <w:tcPr>
            <w:tcW w:w="1276" w:type="dxa"/>
            <w:shd w:val="clear" w:color="auto" w:fill="auto"/>
            <w:vAlign w:val="center"/>
          </w:tcPr>
          <w:p w14:paraId="40FF5C32" w14:textId="2682DD5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3v_Ab_G-OP-C</w:t>
            </w:r>
          </w:p>
        </w:tc>
        <w:tc>
          <w:tcPr>
            <w:tcW w:w="2268" w:type="dxa"/>
            <w:shd w:val="clear" w:color="auto" w:fill="auto"/>
            <w:vAlign w:val="center"/>
          </w:tcPr>
          <w:p w14:paraId="1F80AF07" w14:textId="2634A8A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26C75040" w14:textId="21B2790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475E5D46" w14:textId="0E54FCE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tcPr>
          <w:p w14:paraId="0A2D1ED9" w14:textId="35E5C27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078AF309" w14:textId="4A615878" w:rsidR="00DC257B" w:rsidRDefault="00DC257B" w:rsidP="006D101A">
            <w:pPr>
              <w:widowControl/>
              <w:jc w:val="left"/>
              <w:rPr>
                <w:color w:val="000000"/>
                <w:sz w:val="22"/>
              </w:rPr>
            </w:pPr>
            <w:r>
              <w:rPr>
                <w:rFonts w:hint="eastAsia"/>
                <w:color w:val="000000"/>
                <w:sz w:val="22"/>
              </w:rPr>
              <w:t>橱柜</w:t>
            </w:r>
          </w:p>
        </w:tc>
        <w:tc>
          <w:tcPr>
            <w:tcW w:w="567" w:type="dxa"/>
          </w:tcPr>
          <w:p w14:paraId="088B36D7" w14:textId="77777777" w:rsidR="00DC257B" w:rsidRDefault="00DC257B" w:rsidP="006D101A">
            <w:pPr>
              <w:widowControl/>
              <w:jc w:val="left"/>
              <w:rPr>
                <w:color w:val="000000"/>
                <w:sz w:val="22"/>
              </w:rPr>
            </w:pPr>
          </w:p>
        </w:tc>
        <w:tc>
          <w:tcPr>
            <w:tcW w:w="709" w:type="dxa"/>
            <w:shd w:val="clear" w:color="auto" w:fill="auto"/>
            <w:vAlign w:val="center"/>
          </w:tcPr>
          <w:p w14:paraId="00052B33" w14:textId="0E08F42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B645DAF" w14:textId="77777777" w:rsidTr="00DC257B">
        <w:trPr>
          <w:trHeight w:val="270"/>
        </w:trPr>
        <w:tc>
          <w:tcPr>
            <w:tcW w:w="753" w:type="dxa"/>
            <w:shd w:val="clear" w:color="auto" w:fill="auto"/>
            <w:vAlign w:val="center"/>
          </w:tcPr>
          <w:p w14:paraId="6079D118" w14:textId="48BC9E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3C577BE2" w14:textId="4D2C081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033851BD" w14:textId="17D1E3E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22A481D3" w14:textId="5E9BCA2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三维家-工程-欧派-衣柜</w:t>
            </w:r>
          </w:p>
        </w:tc>
        <w:tc>
          <w:tcPr>
            <w:tcW w:w="1276" w:type="dxa"/>
            <w:shd w:val="clear" w:color="auto" w:fill="auto"/>
            <w:vAlign w:val="center"/>
          </w:tcPr>
          <w:p w14:paraId="1C153E0B" w14:textId="6B1C497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3v_Ab_G-OP-Y</w:t>
            </w:r>
          </w:p>
        </w:tc>
        <w:tc>
          <w:tcPr>
            <w:tcW w:w="2268" w:type="dxa"/>
            <w:shd w:val="clear" w:color="auto" w:fill="auto"/>
            <w:vAlign w:val="center"/>
          </w:tcPr>
          <w:p w14:paraId="75F9F3ED" w14:textId="200E5B9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110FB353" w14:textId="004EA44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225F441B" w14:textId="292DE04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tcPr>
          <w:p w14:paraId="3BC48831" w14:textId="4E1BE47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5118F440" w14:textId="1F17F11D" w:rsidR="00DC257B" w:rsidRDefault="00DC257B" w:rsidP="006D101A">
            <w:pPr>
              <w:widowControl/>
              <w:jc w:val="left"/>
              <w:rPr>
                <w:color w:val="000000"/>
                <w:sz w:val="22"/>
              </w:rPr>
            </w:pPr>
            <w:r>
              <w:rPr>
                <w:rFonts w:hint="eastAsia"/>
                <w:color w:val="000000"/>
                <w:sz w:val="22"/>
              </w:rPr>
              <w:t>衣柜</w:t>
            </w:r>
          </w:p>
        </w:tc>
        <w:tc>
          <w:tcPr>
            <w:tcW w:w="567" w:type="dxa"/>
          </w:tcPr>
          <w:p w14:paraId="6CCC7BED" w14:textId="77777777" w:rsidR="00DC257B" w:rsidRDefault="00DC257B" w:rsidP="006D101A">
            <w:pPr>
              <w:widowControl/>
              <w:jc w:val="left"/>
              <w:rPr>
                <w:color w:val="000000"/>
                <w:sz w:val="22"/>
              </w:rPr>
            </w:pPr>
          </w:p>
        </w:tc>
        <w:tc>
          <w:tcPr>
            <w:tcW w:w="709" w:type="dxa"/>
            <w:shd w:val="clear" w:color="auto" w:fill="auto"/>
            <w:vAlign w:val="center"/>
          </w:tcPr>
          <w:p w14:paraId="7DA9851B" w14:textId="5FC3923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77CF361D" w14:textId="77777777" w:rsidTr="00DC257B">
        <w:trPr>
          <w:trHeight w:val="270"/>
        </w:trPr>
        <w:tc>
          <w:tcPr>
            <w:tcW w:w="753" w:type="dxa"/>
            <w:shd w:val="clear" w:color="auto" w:fill="auto"/>
            <w:vAlign w:val="center"/>
          </w:tcPr>
          <w:p w14:paraId="046AEC9A" w14:textId="168AE77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auto"/>
            <w:vAlign w:val="center"/>
          </w:tcPr>
          <w:p w14:paraId="15038453" w14:textId="1AACE30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42F8165B" w14:textId="5E3749E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27E6F5C" w14:textId="2448CFC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三维家-工程-欧派-木门</w:t>
            </w:r>
          </w:p>
        </w:tc>
        <w:tc>
          <w:tcPr>
            <w:tcW w:w="1276" w:type="dxa"/>
            <w:shd w:val="clear" w:color="auto" w:fill="auto"/>
            <w:vAlign w:val="center"/>
          </w:tcPr>
          <w:p w14:paraId="0782EF25" w14:textId="21FACFB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3v_Ab_G-OP-M</w:t>
            </w:r>
          </w:p>
        </w:tc>
        <w:tc>
          <w:tcPr>
            <w:tcW w:w="2268" w:type="dxa"/>
            <w:shd w:val="clear" w:color="auto" w:fill="auto"/>
            <w:vAlign w:val="center"/>
          </w:tcPr>
          <w:p w14:paraId="451D264C" w14:textId="23F66F4F"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0A5312DF" w14:textId="1659C87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30079FA6" w14:textId="11B3CF7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tcPr>
          <w:p w14:paraId="2F846458" w14:textId="5F31900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6E0ECA20" w14:textId="0B6F9B77" w:rsidR="00DC257B" w:rsidRDefault="00DC257B" w:rsidP="006D101A">
            <w:pPr>
              <w:widowControl/>
              <w:jc w:val="left"/>
              <w:rPr>
                <w:color w:val="000000"/>
                <w:sz w:val="22"/>
              </w:rPr>
            </w:pPr>
            <w:r>
              <w:rPr>
                <w:rFonts w:hint="eastAsia"/>
                <w:color w:val="000000"/>
                <w:sz w:val="22"/>
              </w:rPr>
              <w:t>木门</w:t>
            </w:r>
          </w:p>
        </w:tc>
        <w:tc>
          <w:tcPr>
            <w:tcW w:w="567" w:type="dxa"/>
          </w:tcPr>
          <w:p w14:paraId="55925AD4" w14:textId="77777777" w:rsidR="00DC257B" w:rsidRDefault="00DC257B" w:rsidP="006D101A">
            <w:pPr>
              <w:widowControl/>
              <w:jc w:val="left"/>
              <w:rPr>
                <w:color w:val="000000"/>
                <w:sz w:val="22"/>
              </w:rPr>
            </w:pPr>
          </w:p>
        </w:tc>
        <w:tc>
          <w:tcPr>
            <w:tcW w:w="709" w:type="dxa"/>
            <w:shd w:val="clear" w:color="auto" w:fill="auto"/>
            <w:vAlign w:val="center"/>
          </w:tcPr>
          <w:p w14:paraId="050A50ED" w14:textId="7BBB254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2DC42E74" w14:textId="77777777" w:rsidTr="00DC257B">
        <w:trPr>
          <w:trHeight w:val="270"/>
        </w:trPr>
        <w:tc>
          <w:tcPr>
            <w:tcW w:w="753" w:type="dxa"/>
            <w:shd w:val="clear" w:color="auto" w:fill="auto"/>
            <w:vAlign w:val="center"/>
          </w:tcPr>
          <w:p w14:paraId="635BE235" w14:textId="0173924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lastRenderedPageBreak/>
              <w:t>业务能力类</w:t>
            </w:r>
          </w:p>
        </w:tc>
        <w:tc>
          <w:tcPr>
            <w:tcW w:w="729" w:type="dxa"/>
            <w:shd w:val="clear" w:color="auto" w:fill="auto"/>
            <w:vAlign w:val="center"/>
          </w:tcPr>
          <w:p w14:paraId="5701E5D7" w14:textId="3DAA220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vAlign w:val="center"/>
          </w:tcPr>
          <w:p w14:paraId="7EDB5A18" w14:textId="7276AEE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auto"/>
            <w:vAlign w:val="center"/>
          </w:tcPr>
          <w:p w14:paraId="401C47A0" w14:textId="03DD152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三维家-工程-欧派-卫浴</w:t>
            </w:r>
          </w:p>
        </w:tc>
        <w:tc>
          <w:tcPr>
            <w:tcW w:w="1276" w:type="dxa"/>
            <w:shd w:val="clear" w:color="auto" w:fill="auto"/>
            <w:vAlign w:val="center"/>
          </w:tcPr>
          <w:p w14:paraId="17F4972D" w14:textId="011DEF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3v_Ab_G-OP-W</w:t>
            </w:r>
          </w:p>
        </w:tc>
        <w:tc>
          <w:tcPr>
            <w:tcW w:w="2268" w:type="dxa"/>
            <w:shd w:val="clear" w:color="auto" w:fill="auto"/>
            <w:vAlign w:val="center"/>
          </w:tcPr>
          <w:p w14:paraId="1D5848DB" w14:textId="3B4C306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auto"/>
            <w:vAlign w:val="center"/>
          </w:tcPr>
          <w:p w14:paraId="5EEFB32D" w14:textId="4A31F41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auto"/>
            <w:vAlign w:val="center"/>
          </w:tcPr>
          <w:p w14:paraId="2CB9B957" w14:textId="70AB9F7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auto"/>
            <w:vAlign w:val="center"/>
          </w:tcPr>
          <w:p w14:paraId="6C07F8F9" w14:textId="3DBE7D0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欧派</w:t>
            </w:r>
          </w:p>
        </w:tc>
        <w:tc>
          <w:tcPr>
            <w:tcW w:w="709" w:type="dxa"/>
          </w:tcPr>
          <w:p w14:paraId="1D78C74D" w14:textId="4FD0077B" w:rsidR="00DC257B" w:rsidRDefault="00DC257B" w:rsidP="006D101A">
            <w:pPr>
              <w:widowControl/>
              <w:jc w:val="left"/>
              <w:rPr>
                <w:color w:val="000000"/>
                <w:sz w:val="22"/>
              </w:rPr>
            </w:pPr>
            <w:r>
              <w:rPr>
                <w:rFonts w:hint="eastAsia"/>
                <w:color w:val="000000"/>
                <w:sz w:val="22"/>
              </w:rPr>
              <w:t>卫浴</w:t>
            </w:r>
          </w:p>
        </w:tc>
        <w:tc>
          <w:tcPr>
            <w:tcW w:w="567" w:type="dxa"/>
          </w:tcPr>
          <w:p w14:paraId="7CA4AE0E" w14:textId="77777777" w:rsidR="00DC257B" w:rsidRDefault="00DC257B" w:rsidP="006D101A">
            <w:pPr>
              <w:widowControl/>
              <w:jc w:val="left"/>
              <w:rPr>
                <w:color w:val="000000"/>
                <w:sz w:val="22"/>
              </w:rPr>
            </w:pPr>
          </w:p>
        </w:tc>
        <w:tc>
          <w:tcPr>
            <w:tcW w:w="709" w:type="dxa"/>
            <w:shd w:val="clear" w:color="auto" w:fill="auto"/>
            <w:vAlign w:val="center"/>
          </w:tcPr>
          <w:p w14:paraId="08E75568" w14:textId="6AB353D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7F14A4DF" w14:textId="77777777" w:rsidTr="00DC257B">
        <w:trPr>
          <w:trHeight w:val="270"/>
        </w:trPr>
        <w:tc>
          <w:tcPr>
            <w:tcW w:w="753" w:type="dxa"/>
            <w:shd w:val="clear" w:color="auto" w:fill="FFFFFF" w:themeFill="background1"/>
            <w:vAlign w:val="center"/>
          </w:tcPr>
          <w:p w14:paraId="5A36F068" w14:textId="15C4643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08B19E93" w14:textId="45ECB5F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211D2A3F" w14:textId="00AC748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76EA793E" w14:textId="284369A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三维家-外贸工程-欧派</w:t>
            </w:r>
          </w:p>
        </w:tc>
        <w:tc>
          <w:tcPr>
            <w:tcW w:w="1276" w:type="dxa"/>
            <w:shd w:val="clear" w:color="auto" w:fill="FFFFFF" w:themeFill="background1"/>
            <w:vAlign w:val="center"/>
          </w:tcPr>
          <w:p w14:paraId="1C3A2EDF" w14:textId="64A5AB4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3v_Ab_WMGC-OP</w:t>
            </w:r>
          </w:p>
        </w:tc>
        <w:tc>
          <w:tcPr>
            <w:tcW w:w="2268" w:type="dxa"/>
            <w:shd w:val="clear" w:color="auto" w:fill="FFFFFF" w:themeFill="background1"/>
            <w:vAlign w:val="center"/>
          </w:tcPr>
          <w:p w14:paraId="7F24D17D" w14:textId="61F9A38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42859641" w14:textId="38EFD2D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19E2208B" w14:textId="1A2FF2D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外贸</w:t>
            </w:r>
          </w:p>
        </w:tc>
        <w:tc>
          <w:tcPr>
            <w:tcW w:w="709" w:type="dxa"/>
            <w:shd w:val="clear" w:color="auto" w:fill="FFFFFF" w:themeFill="background1"/>
            <w:vAlign w:val="center"/>
          </w:tcPr>
          <w:p w14:paraId="130741AD" w14:textId="0507A10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57DE25BA" w14:textId="77777777" w:rsidR="00DC257B" w:rsidRDefault="00DC257B" w:rsidP="006D101A">
            <w:pPr>
              <w:widowControl/>
              <w:jc w:val="left"/>
              <w:rPr>
                <w:color w:val="000000"/>
                <w:sz w:val="22"/>
              </w:rPr>
            </w:pPr>
          </w:p>
        </w:tc>
        <w:tc>
          <w:tcPr>
            <w:tcW w:w="567" w:type="dxa"/>
            <w:shd w:val="clear" w:color="auto" w:fill="FFFFFF" w:themeFill="background1"/>
          </w:tcPr>
          <w:p w14:paraId="6F46700F"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186F40C6" w14:textId="54B6437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00AE5206" w14:textId="77777777" w:rsidTr="00DC257B">
        <w:trPr>
          <w:trHeight w:val="270"/>
        </w:trPr>
        <w:tc>
          <w:tcPr>
            <w:tcW w:w="753" w:type="dxa"/>
            <w:shd w:val="clear" w:color="auto" w:fill="FFFFFF" w:themeFill="background1"/>
            <w:vAlign w:val="center"/>
          </w:tcPr>
          <w:p w14:paraId="56060103" w14:textId="217318B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3F61AFA0" w14:textId="18EF0D8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219B574E" w14:textId="3C03826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5F711E6E" w14:textId="0046DE8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三维家-金属门窗-欧派</w:t>
            </w:r>
          </w:p>
        </w:tc>
        <w:tc>
          <w:tcPr>
            <w:tcW w:w="1276" w:type="dxa"/>
            <w:shd w:val="clear" w:color="auto" w:fill="FFFFFF" w:themeFill="background1"/>
            <w:vAlign w:val="center"/>
          </w:tcPr>
          <w:p w14:paraId="11A94CA9" w14:textId="72015E4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3v_Ab_JSMC-OP</w:t>
            </w:r>
          </w:p>
        </w:tc>
        <w:tc>
          <w:tcPr>
            <w:tcW w:w="2268" w:type="dxa"/>
            <w:shd w:val="clear" w:color="auto" w:fill="FFFFFF" w:themeFill="background1"/>
            <w:vAlign w:val="center"/>
          </w:tcPr>
          <w:p w14:paraId="26EEBC0C" w14:textId="2BED1B2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2FB0EB3B" w14:textId="03ED86E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313D0C3A" w14:textId="5697368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vAlign w:val="center"/>
          </w:tcPr>
          <w:p w14:paraId="0E0AE617" w14:textId="429E008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201C58AB" w14:textId="77777777" w:rsidR="00DC257B" w:rsidRDefault="00DC257B" w:rsidP="006D101A">
            <w:pPr>
              <w:widowControl/>
              <w:jc w:val="left"/>
              <w:rPr>
                <w:color w:val="000000"/>
                <w:sz w:val="22"/>
              </w:rPr>
            </w:pPr>
          </w:p>
        </w:tc>
        <w:tc>
          <w:tcPr>
            <w:tcW w:w="567" w:type="dxa"/>
            <w:shd w:val="clear" w:color="auto" w:fill="FFFFFF" w:themeFill="background1"/>
          </w:tcPr>
          <w:p w14:paraId="22D981E7"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5329ABBD" w14:textId="7C45F51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tr w:rsidR="00DC257B" w:rsidRPr="00673E06" w14:paraId="415FF685" w14:textId="77777777" w:rsidTr="00DC257B">
        <w:trPr>
          <w:trHeight w:val="270"/>
        </w:trPr>
        <w:tc>
          <w:tcPr>
            <w:tcW w:w="753" w:type="dxa"/>
            <w:shd w:val="clear" w:color="auto" w:fill="FFFFFF" w:themeFill="background1"/>
            <w:vAlign w:val="center"/>
          </w:tcPr>
          <w:p w14:paraId="3A8D53EC" w14:textId="44828ED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5AD950DD" w14:textId="4D25614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5E000234" w14:textId="0A65646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41616F84" w14:textId="3E8A676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w:t>
            </w:r>
            <w:proofErr w:type="gramStart"/>
            <w:r>
              <w:rPr>
                <w:rFonts w:hint="eastAsia"/>
                <w:color w:val="000000"/>
                <w:sz w:val="22"/>
              </w:rPr>
              <w:t>欧铂丽</w:t>
            </w:r>
            <w:proofErr w:type="gramEnd"/>
            <w:r>
              <w:rPr>
                <w:rFonts w:hint="eastAsia"/>
                <w:color w:val="000000"/>
                <w:sz w:val="22"/>
              </w:rPr>
              <w:t>-橱柜</w:t>
            </w:r>
          </w:p>
        </w:tc>
        <w:tc>
          <w:tcPr>
            <w:tcW w:w="1276" w:type="dxa"/>
            <w:shd w:val="clear" w:color="auto" w:fill="FFFFFF" w:themeFill="background1"/>
            <w:vAlign w:val="center"/>
          </w:tcPr>
          <w:p w14:paraId="51FFE0A3" w14:textId="48E919A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3v_Ab_L-OPL-C</w:t>
            </w:r>
          </w:p>
        </w:tc>
        <w:tc>
          <w:tcPr>
            <w:tcW w:w="2268" w:type="dxa"/>
            <w:shd w:val="clear" w:color="auto" w:fill="FFFFFF" w:themeFill="background1"/>
            <w:vAlign w:val="center"/>
          </w:tcPr>
          <w:p w14:paraId="6059A434" w14:textId="0ECB50E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69FD5AAC" w14:textId="5B684E1B"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378C5506" w14:textId="6BD054D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FFFFFF" w:themeFill="background1"/>
            <w:vAlign w:val="center"/>
          </w:tcPr>
          <w:p w14:paraId="1DA6872C" w14:textId="7087640E" w:rsidR="00DC257B" w:rsidRPr="00673E06" w:rsidRDefault="00DC257B" w:rsidP="006D101A">
            <w:pPr>
              <w:widowControl/>
              <w:jc w:val="left"/>
              <w:rPr>
                <w:rFonts w:ascii="宋体" w:eastAsia="宋体" w:hAnsi="宋体" w:cs="宋体"/>
                <w:color w:val="000000"/>
                <w:kern w:val="0"/>
                <w:sz w:val="22"/>
              </w:rPr>
            </w:pPr>
            <w:proofErr w:type="gramStart"/>
            <w:r>
              <w:rPr>
                <w:rFonts w:hint="eastAsia"/>
                <w:color w:val="000000"/>
                <w:sz w:val="22"/>
              </w:rPr>
              <w:t>欧铂丽</w:t>
            </w:r>
            <w:proofErr w:type="gramEnd"/>
          </w:p>
        </w:tc>
        <w:tc>
          <w:tcPr>
            <w:tcW w:w="709" w:type="dxa"/>
            <w:shd w:val="clear" w:color="auto" w:fill="FFFFFF" w:themeFill="background1"/>
          </w:tcPr>
          <w:p w14:paraId="77F93A54" w14:textId="1516643A" w:rsidR="00DC257B" w:rsidRDefault="00DC257B" w:rsidP="006D101A">
            <w:pPr>
              <w:widowControl/>
              <w:jc w:val="left"/>
              <w:rPr>
                <w:color w:val="000000"/>
                <w:sz w:val="22"/>
              </w:rPr>
            </w:pPr>
            <w:r>
              <w:rPr>
                <w:rFonts w:hint="eastAsia"/>
                <w:color w:val="000000"/>
                <w:sz w:val="22"/>
              </w:rPr>
              <w:t>橱柜</w:t>
            </w:r>
          </w:p>
        </w:tc>
        <w:tc>
          <w:tcPr>
            <w:tcW w:w="567" w:type="dxa"/>
            <w:shd w:val="clear" w:color="auto" w:fill="FFFFFF" w:themeFill="background1"/>
          </w:tcPr>
          <w:p w14:paraId="32302089"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189C5B1C" w14:textId="0D59341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6692A27A" w14:textId="77777777" w:rsidTr="00DC257B">
        <w:trPr>
          <w:trHeight w:val="270"/>
        </w:trPr>
        <w:tc>
          <w:tcPr>
            <w:tcW w:w="753" w:type="dxa"/>
            <w:shd w:val="clear" w:color="auto" w:fill="FFFFFF" w:themeFill="background1"/>
            <w:vAlign w:val="center"/>
          </w:tcPr>
          <w:p w14:paraId="198132BF" w14:textId="64FCA22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0C84887B" w14:textId="73F6D99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537487E9" w14:textId="5527A5F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388EDC72" w14:textId="1DA3B85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三维家-零售-</w:t>
            </w:r>
            <w:proofErr w:type="gramStart"/>
            <w:r>
              <w:rPr>
                <w:rFonts w:hint="eastAsia"/>
                <w:color w:val="000000"/>
                <w:sz w:val="22"/>
              </w:rPr>
              <w:t>欧铂丽</w:t>
            </w:r>
            <w:proofErr w:type="gramEnd"/>
            <w:r>
              <w:rPr>
                <w:rFonts w:hint="eastAsia"/>
                <w:color w:val="000000"/>
                <w:sz w:val="22"/>
              </w:rPr>
              <w:t>-衣柜</w:t>
            </w:r>
          </w:p>
        </w:tc>
        <w:tc>
          <w:tcPr>
            <w:tcW w:w="1276" w:type="dxa"/>
            <w:shd w:val="clear" w:color="auto" w:fill="FFFFFF" w:themeFill="background1"/>
            <w:vAlign w:val="center"/>
          </w:tcPr>
          <w:p w14:paraId="5BABE358" w14:textId="54484BC9"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3v_Ab_L-OPL-Y</w:t>
            </w:r>
          </w:p>
        </w:tc>
        <w:tc>
          <w:tcPr>
            <w:tcW w:w="2268" w:type="dxa"/>
            <w:shd w:val="clear" w:color="auto" w:fill="FFFFFF" w:themeFill="background1"/>
            <w:vAlign w:val="center"/>
          </w:tcPr>
          <w:p w14:paraId="6C3D9051" w14:textId="5F5F1AB1"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10D65C1B" w14:textId="4F91745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0A9821D9" w14:textId="2B7289C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零售</w:t>
            </w:r>
          </w:p>
        </w:tc>
        <w:tc>
          <w:tcPr>
            <w:tcW w:w="709" w:type="dxa"/>
            <w:shd w:val="clear" w:color="auto" w:fill="FFFFFF" w:themeFill="background1"/>
            <w:vAlign w:val="center"/>
          </w:tcPr>
          <w:p w14:paraId="0957317D" w14:textId="1E78194B" w:rsidR="00DC257B" w:rsidRPr="00673E06" w:rsidRDefault="00DC257B" w:rsidP="006D101A">
            <w:pPr>
              <w:widowControl/>
              <w:jc w:val="left"/>
              <w:rPr>
                <w:rFonts w:ascii="宋体" w:eastAsia="宋体" w:hAnsi="宋体" w:cs="宋体"/>
                <w:color w:val="000000"/>
                <w:kern w:val="0"/>
                <w:sz w:val="22"/>
              </w:rPr>
            </w:pPr>
            <w:proofErr w:type="gramStart"/>
            <w:r>
              <w:rPr>
                <w:rFonts w:hint="eastAsia"/>
                <w:color w:val="000000"/>
                <w:sz w:val="22"/>
              </w:rPr>
              <w:t>欧铂丽</w:t>
            </w:r>
            <w:proofErr w:type="gramEnd"/>
          </w:p>
        </w:tc>
        <w:tc>
          <w:tcPr>
            <w:tcW w:w="709" w:type="dxa"/>
            <w:shd w:val="clear" w:color="auto" w:fill="FFFFFF" w:themeFill="background1"/>
          </w:tcPr>
          <w:p w14:paraId="38AB676B" w14:textId="006F22E0" w:rsidR="00DC257B" w:rsidRDefault="00DC257B" w:rsidP="006D101A">
            <w:pPr>
              <w:widowControl/>
              <w:jc w:val="left"/>
              <w:rPr>
                <w:color w:val="000000"/>
                <w:sz w:val="22"/>
              </w:rPr>
            </w:pPr>
            <w:r>
              <w:rPr>
                <w:rFonts w:hint="eastAsia"/>
                <w:color w:val="000000"/>
                <w:sz w:val="22"/>
              </w:rPr>
              <w:t>衣柜</w:t>
            </w:r>
          </w:p>
        </w:tc>
        <w:tc>
          <w:tcPr>
            <w:tcW w:w="567" w:type="dxa"/>
            <w:shd w:val="clear" w:color="auto" w:fill="FFFFFF" w:themeFill="background1"/>
          </w:tcPr>
          <w:p w14:paraId="3910DAFC"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71124FF7" w14:textId="7B5CFADD"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4A627A08" w14:textId="77777777" w:rsidTr="00DC257B">
        <w:trPr>
          <w:trHeight w:val="270"/>
        </w:trPr>
        <w:tc>
          <w:tcPr>
            <w:tcW w:w="753" w:type="dxa"/>
            <w:shd w:val="clear" w:color="auto" w:fill="FFFFFF" w:themeFill="background1"/>
            <w:vAlign w:val="center"/>
          </w:tcPr>
          <w:p w14:paraId="227003F4" w14:textId="5815FDF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3E54751E" w14:textId="101F86E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491DD2B2" w14:textId="6F95371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1828C57E" w14:textId="27BDD58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三维家-工程-</w:t>
            </w:r>
            <w:proofErr w:type="gramStart"/>
            <w:r>
              <w:rPr>
                <w:rFonts w:hint="eastAsia"/>
                <w:color w:val="000000"/>
                <w:sz w:val="22"/>
              </w:rPr>
              <w:t>欧铂丽</w:t>
            </w:r>
            <w:proofErr w:type="gramEnd"/>
            <w:r>
              <w:rPr>
                <w:rFonts w:hint="eastAsia"/>
                <w:color w:val="000000"/>
                <w:sz w:val="22"/>
              </w:rPr>
              <w:t>-全品类</w:t>
            </w:r>
          </w:p>
        </w:tc>
        <w:tc>
          <w:tcPr>
            <w:tcW w:w="1276" w:type="dxa"/>
            <w:shd w:val="clear" w:color="auto" w:fill="FFFFFF" w:themeFill="background1"/>
            <w:vAlign w:val="center"/>
          </w:tcPr>
          <w:p w14:paraId="6F2D298B" w14:textId="789F49C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3v_Ab_G-OPL-A</w:t>
            </w:r>
          </w:p>
        </w:tc>
        <w:tc>
          <w:tcPr>
            <w:tcW w:w="2268" w:type="dxa"/>
            <w:shd w:val="clear" w:color="auto" w:fill="FFFFFF" w:themeFill="background1"/>
            <w:vAlign w:val="center"/>
          </w:tcPr>
          <w:p w14:paraId="329FB13C" w14:textId="2803B137"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335F0877" w14:textId="41A57995"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5FD48383" w14:textId="2916D63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工程</w:t>
            </w:r>
          </w:p>
        </w:tc>
        <w:tc>
          <w:tcPr>
            <w:tcW w:w="709" w:type="dxa"/>
            <w:shd w:val="clear" w:color="auto" w:fill="FFFFFF" w:themeFill="background1"/>
            <w:vAlign w:val="center"/>
          </w:tcPr>
          <w:p w14:paraId="76C620F6" w14:textId="6D23078C"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20163933" w14:textId="77777777" w:rsidR="00DC257B" w:rsidRDefault="00DC257B" w:rsidP="006D101A">
            <w:pPr>
              <w:widowControl/>
              <w:jc w:val="left"/>
              <w:rPr>
                <w:color w:val="000000"/>
                <w:sz w:val="22"/>
              </w:rPr>
            </w:pPr>
          </w:p>
        </w:tc>
        <w:tc>
          <w:tcPr>
            <w:tcW w:w="567" w:type="dxa"/>
            <w:shd w:val="clear" w:color="auto" w:fill="FFFFFF" w:themeFill="background1"/>
          </w:tcPr>
          <w:p w14:paraId="62FFF165"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29EB7E8C" w14:textId="56ADC23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200元/账号.年</w:t>
            </w:r>
          </w:p>
        </w:tc>
      </w:tr>
      <w:tr w:rsidR="00DC257B" w:rsidRPr="00673E06" w14:paraId="2A92F18B" w14:textId="77777777" w:rsidTr="00DC257B">
        <w:trPr>
          <w:trHeight w:val="270"/>
        </w:trPr>
        <w:tc>
          <w:tcPr>
            <w:tcW w:w="753" w:type="dxa"/>
            <w:shd w:val="clear" w:color="auto" w:fill="FFFFFF" w:themeFill="background1"/>
            <w:vAlign w:val="center"/>
          </w:tcPr>
          <w:p w14:paraId="3EF04F16" w14:textId="7462A20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业务能力类</w:t>
            </w:r>
          </w:p>
        </w:tc>
        <w:tc>
          <w:tcPr>
            <w:tcW w:w="729" w:type="dxa"/>
            <w:shd w:val="clear" w:color="auto" w:fill="FFFFFF" w:themeFill="background1"/>
            <w:vAlign w:val="center"/>
          </w:tcPr>
          <w:p w14:paraId="2416D217" w14:textId="7DCA96FE"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专业能力</w:t>
            </w:r>
          </w:p>
        </w:tc>
        <w:tc>
          <w:tcPr>
            <w:tcW w:w="828" w:type="dxa"/>
            <w:shd w:val="clear" w:color="auto" w:fill="FFFFFF" w:themeFill="background1"/>
            <w:vAlign w:val="center"/>
          </w:tcPr>
          <w:p w14:paraId="1A8680B1" w14:textId="4DBA6896"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w:t>
            </w:r>
          </w:p>
        </w:tc>
        <w:tc>
          <w:tcPr>
            <w:tcW w:w="1234" w:type="dxa"/>
            <w:shd w:val="clear" w:color="auto" w:fill="FFFFFF" w:themeFill="background1"/>
            <w:vAlign w:val="center"/>
          </w:tcPr>
          <w:p w14:paraId="3503D2F4" w14:textId="718DF170"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三维家-整装大家居-</w:t>
            </w:r>
            <w:proofErr w:type="gramStart"/>
            <w:r>
              <w:rPr>
                <w:rFonts w:hint="eastAsia"/>
                <w:color w:val="000000"/>
                <w:sz w:val="22"/>
              </w:rPr>
              <w:t>欧铂丽</w:t>
            </w:r>
            <w:proofErr w:type="gramEnd"/>
          </w:p>
        </w:tc>
        <w:tc>
          <w:tcPr>
            <w:tcW w:w="1276" w:type="dxa"/>
            <w:shd w:val="clear" w:color="auto" w:fill="FFFFFF" w:themeFill="background1"/>
            <w:vAlign w:val="center"/>
          </w:tcPr>
          <w:p w14:paraId="6EC0AD82" w14:textId="2312D47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3v_Ab_ZZ-OPL</w:t>
            </w:r>
          </w:p>
        </w:tc>
        <w:tc>
          <w:tcPr>
            <w:tcW w:w="2268" w:type="dxa"/>
            <w:shd w:val="clear" w:color="auto" w:fill="FFFFFF" w:themeFill="background1"/>
            <w:vAlign w:val="center"/>
          </w:tcPr>
          <w:p w14:paraId="70CD5061" w14:textId="077F9F74"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账号已购买该计费账户类型下的设计软件账户开通计费项目</w:t>
            </w:r>
          </w:p>
        </w:tc>
        <w:tc>
          <w:tcPr>
            <w:tcW w:w="851" w:type="dxa"/>
            <w:shd w:val="clear" w:color="auto" w:fill="FFFFFF" w:themeFill="background1"/>
            <w:vAlign w:val="center"/>
          </w:tcPr>
          <w:p w14:paraId="0F9198B2" w14:textId="2B5099D8"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是</w:t>
            </w:r>
          </w:p>
        </w:tc>
        <w:tc>
          <w:tcPr>
            <w:tcW w:w="708" w:type="dxa"/>
            <w:shd w:val="clear" w:color="auto" w:fill="FFFFFF" w:themeFill="background1"/>
            <w:vAlign w:val="center"/>
          </w:tcPr>
          <w:p w14:paraId="5F9B9717" w14:textId="5969B483"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vAlign w:val="center"/>
          </w:tcPr>
          <w:p w14:paraId="6F00308F" w14:textId="51679822"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c>
          <w:tcPr>
            <w:tcW w:w="709" w:type="dxa"/>
            <w:shd w:val="clear" w:color="auto" w:fill="FFFFFF" w:themeFill="background1"/>
          </w:tcPr>
          <w:p w14:paraId="16DD92FA" w14:textId="77777777" w:rsidR="00DC257B" w:rsidRDefault="00DC257B" w:rsidP="006D101A">
            <w:pPr>
              <w:widowControl/>
              <w:jc w:val="left"/>
              <w:rPr>
                <w:color w:val="000000"/>
                <w:sz w:val="22"/>
              </w:rPr>
            </w:pPr>
          </w:p>
        </w:tc>
        <w:tc>
          <w:tcPr>
            <w:tcW w:w="567" w:type="dxa"/>
            <w:shd w:val="clear" w:color="auto" w:fill="FFFFFF" w:themeFill="background1"/>
          </w:tcPr>
          <w:p w14:paraId="1FB97CD9" w14:textId="77777777" w:rsidR="00DC257B" w:rsidRDefault="00DC257B" w:rsidP="006D101A">
            <w:pPr>
              <w:widowControl/>
              <w:jc w:val="left"/>
              <w:rPr>
                <w:color w:val="000000"/>
                <w:sz w:val="22"/>
              </w:rPr>
            </w:pPr>
          </w:p>
        </w:tc>
        <w:tc>
          <w:tcPr>
            <w:tcW w:w="709" w:type="dxa"/>
            <w:shd w:val="clear" w:color="auto" w:fill="FFFFFF" w:themeFill="background1"/>
            <w:vAlign w:val="center"/>
          </w:tcPr>
          <w:p w14:paraId="7553CAAB" w14:textId="0FDCABDA" w:rsidR="00DC257B" w:rsidRPr="00673E06" w:rsidRDefault="00DC257B" w:rsidP="006D101A">
            <w:pPr>
              <w:widowControl/>
              <w:jc w:val="left"/>
              <w:rPr>
                <w:rFonts w:ascii="宋体" w:eastAsia="宋体" w:hAnsi="宋体" w:cs="宋体"/>
                <w:color w:val="000000"/>
                <w:kern w:val="0"/>
                <w:sz w:val="22"/>
              </w:rPr>
            </w:pPr>
            <w:r>
              <w:rPr>
                <w:rFonts w:hint="eastAsia"/>
                <w:color w:val="000000"/>
                <w:sz w:val="22"/>
              </w:rPr>
              <w:t xml:space="preserve">　</w:t>
            </w:r>
          </w:p>
        </w:tc>
      </w:tr>
      <w:bookmarkEnd w:id="0"/>
    </w:tbl>
    <w:p w14:paraId="32AD5CA7" w14:textId="77777777" w:rsidR="003E4239" w:rsidRPr="00673E06" w:rsidRDefault="003E4239" w:rsidP="003E4239">
      <w:pPr>
        <w:rPr>
          <w:rFonts w:ascii="宋体" w:eastAsia="宋体" w:hAnsi="宋体"/>
        </w:rPr>
      </w:pPr>
    </w:p>
    <w:p w14:paraId="35C06598" w14:textId="3EEAA0B8" w:rsidR="003F16D9" w:rsidRPr="00673E06" w:rsidRDefault="00C360F1"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其它</w:t>
      </w:r>
      <w:proofErr w:type="gramStart"/>
      <w:r w:rsidRPr="00673E06">
        <w:rPr>
          <w:rFonts w:ascii="宋体" w:eastAsia="宋体" w:hAnsi="宋体" w:hint="eastAsia"/>
          <w:b/>
          <w:sz w:val="32"/>
        </w:rPr>
        <w:t>需扣费功能</w:t>
      </w:r>
      <w:proofErr w:type="gramEnd"/>
      <w:r w:rsidRPr="00673E06">
        <w:rPr>
          <w:rFonts w:ascii="宋体" w:eastAsia="宋体" w:hAnsi="宋体" w:hint="eastAsia"/>
          <w:b/>
          <w:sz w:val="32"/>
        </w:rPr>
        <w:t>的业务需求说明</w:t>
      </w:r>
    </w:p>
    <w:p w14:paraId="4A24973F" w14:textId="68FB01F3" w:rsidR="00C360F1" w:rsidRPr="00673E06" w:rsidRDefault="00C360F1" w:rsidP="00C360F1">
      <w:pPr>
        <w:ind w:rightChars="-634" w:right="-1331" w:firstLineChars="295" w:firstLine="708"/>
        <w:rPr>
          <w:rFonts w:ascii="宋体" w:eastAsia="宋体" w:hAnsi="宋体"/>
          <w:sz w:val="24"/>
        </w:rPr>
      </w:pPr>
      <w:r w:rsidRPr="00673E06">
        <w:rPr>
          <w:rFonts w:ascii="宋体" w:eastAsia="宋体" w:hAnsi="宋体" w:hint="eastAsia"/>
          <w:sz w:val="24"/>
        </w:rPr>
        <w:t>针对后续其它需要</w:t>
      </w:r>
      <w:proofErr w:type="gramStart"/>
      <w:r w:rsidRPr="00673E06">
        <w:rPr>
          <w:rFonts w:ascii="宋体" w:eastAsia="宋体" w:hAnsi="宋体" w:hint="eastAsia"/>
          <w:sz w:val="24"/>
        </w:rPr>
        <w:t>进行扣费的</w:t>
      </w:r>
      <w:proofErr w:type="gramEnd"/>
      <w:r w:rsidRPr="00673E06">
        <w:rPr>
          <w:rFonts w:ascii="宋体" w:eastAsia="宋体" w:hAnsi="宋体" w:hint="eastAsia"/>
          <w:sz w:val="24"/>
        </w:rPr>
        <w:t>功能，需要提供专有的账户开通功能，并由通用营销计费功能基于该开通账户进行费用充值，各扣费功能可根据实际需要调用对应的账户余额校验与</w:t>
      </w:r>
      <w:proofErr w:type="gramStart"/>
      <w:r w:rsidRPr="00673E06">
        <w:rPr>
          <w:rFonts w:ascii="宋体" w:eastAsia="宋体" w:hAnsi="宋体" w:hint="eastAsia"/>
          <w:sz w:val="24"/>
        </w:rPr>
        <w:t>预扣费接</w:t>
      </w:r>
      <w:proofErr w:type="gramEnd"/>
      <w:r w:rsidRPr="00673E06">
        <w:rPr>
          <w:rFonts w:ascii="宋体" w:eastAsia="宋体" w:hAnsi="宋体" w:hint="eastAsia"/>
          <w:sz w:val="24"/>
        </w:rPr>
        <w:t>口，按照对应的计费项目进行费用管理。</w:t>
      </w:r>
    </w:p>
    <w:p w14:paraId="5188F8AF" w14:textId="77777777" w:rsidR="00C360F1" w:rsidRPr="00673E06" w:rsidRDefault="00C360F1" w:rsidP="00D01448">
      <w:pPr>
        <w:pStyle w:val="a3"/>
        <w:numPr>
          <w:ilvl w:val="1"/>
          <w:numId w:val="1"/>
        </w:numPr>
        <w:ind w:firstLineChars="0" w:firstLine="0"/>
        <w:outlineLvl w:val="1"/>
        <w:rPr>
          <w:rFonts w:ascii="宋体" w:eastAsia="宋体" w:hAnsi="宋体"/>
          <w:b/>
          <w:sz w:val="36"/>
        </w:rPr>
      </w:pPr>
      <w:r w:rsidRPr="00673E06">
        <w:rPr>
          <w:rFonts w:ascii="宋体" w:eastAsia="宋体" w:hAnsi="宋体" w:hint="eastAsia"/>
          <w:b/>
          <w:sz w:val="36"/>
        </w:rPr>
        <w:t>计费功能业务设计方案</w:t>
      </w:r>
    </w:p>
    <w:p w14:paraId="0EB932AF" w14:textId="385B1845" w:rsidR="00C360F1" w:rsidRPr="00673E06" w:rsidRDefault="004A4B32"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计费模式</w:t>
      </w:r>
      <w:r w:rsidR="00F1115C" w:rsidRPr="00673E06">
        <w:rPr>
          <w:rFonts w:ascii="宋体" w:eastAsia="宋体" w:hAnsi="宋体" w:hint="eastAsia"/>
          <w:b/>
          <w:sz w:val="32"/>
        </w:rPr>
        <w:t>与实现方案</w:t>
      </w:r>
      <w:r w:rsidR="00391782" w:rsidRPr="00673E06">
        <w:rPr>
          <w:rFonts w:ascii="宋体" w:eastAsia="宋体" w:hAnsi="宋体" w:hint="eastAsia"/>
          <w:b/>
          <w:sz w:val="32"/>
        </w:rPr>
        <w:t>概述</w:t>
      </w:r>
    </w:p>
    <w:tbl>
      <w:tblPr>
        <w:tblStyle w:val="a9"/>
        <w:tblW w:w="9066" w:type="dxa"/>
        <w:tblInd w:w="425" w:type="dxa"/>
        <w:tblLook w:val="04A0" w:firstRow="1" w:lastRow="0" w:firstColumn="1" w:lastColumn="0" w:noHBand="0" w:noVBand="1"/>
      </w:tblPr>
      <w:tblGrid>
        <w:gridCol w:w="978"/>
        <w:gridCol w:w="1994"/>
        <w:gridCol w:w="3969"/>
        <w:gridCol w:w="2125"/>
      </w:tblGrid>
      <w:tr w:rsidR="00622D93" w:rsidRPr="00673E06" w14:paraId="3B2FC0C5" w14:textId="6FC7759F" w:rsidTr="00F058CB">
        <w:tc>
          <w:tcPr>
            <w:tcW w:w="978" w:type="dxa"/>
            <w:shd w:val="clear" w:color="auto" w:fill="D9E2F3" w:themeFill="accent1" w:themeFillTint="33"/>
          </w:tcPr>
          <w:p w14:paraId="71DA26A2" w14:textId="77777777" w:rsidR="00622D93" w:rsidRPr="00673E06" w:rsidRDefault="00622D93" w:rsidP="002E3862">
            <w:pPr>
              <w:pStyle w:val="a3"/>
              <w:ind w:firstLineChars="0" w:firstLine="0"/>
              <w:jc w:val="center"/>
              <w:outlineLvl w:val="1"/>
              <w:rPr>
                <w:rFonts w:ascii="宋体" w:eastAsia="宋体" w:hAnsi="宋体"/>
                <w:b/>
                <w:sz w:val="32"/>
              </w:rPr>
            </w:pPr>
            <w:r w:rsidRPr="00673E06">
              <w:rPr>
                <w:rFonts w:ascii="宋体" w:eastAsia="宋体" w:hAnsi="宋体" w:hint="eastAsia"/>
                <w:b/>
                <w:sz w:val="32"/>
              </w:rPr>
              <w:t>计费分类</w:t>
            </w:r>
          </w:p>
        </w:tc>
        <w:tc>
          <w:tcPr>
            <w:tcW w:w="1994" w:type="dxa"/>
            <w:shd w:val="clear" w:color="auto" w:fill="D9E2F3" w:themeFill="accent1" w:themeFillTint="33"/>
          </w:tcPr>
          <w:p w14:paraId="5909047E" w14:textId="77777777" w:rsidR="00622D93" w:rsidRPr="00673E06" w:rsidRDefault="00622D93" w:rsidP="002E3862">
            <w:pPr>
              <w:pStyle w:val="a3"/>
              <w:ind w:firstLineChars="0" w:firstLine="0"/>
              <w:jc w:val="center"/>
              <w:outlineLvl w:val="1"/>
              <w:rPr>
                <w:rFonts w:ascii="宋体" w:eastAsia="宋体" w:hAnsi="宋体"/>
                <w:b/>
                <w:sz w:val="32"/>
              </w:rPr>
            </w:pPr>
            <w:r w:rsidRPr="00673E06">
              <w:rPr>
                <w:rFonts w:ascii="宋体" w:eastAsia="宋体" w:hAnsi="宋体" w:hint="eastAsia"/>
                <w:b/>
                <w:sz w:val="32"/>
              </w:rPr>
              <w:t>计费业务特点</w:t>
            </w:r>
          </w:p>
        </w:tc>
        <w:tc>
          <w:tcPr>
            <w:tcW w:w="3969" w:type="dxa"/>
            <w:shd w:val="clear" w:color="auto" w:fill="D9E2F3" w:themeFill="accent1" w:themeFillTint="33"/>
          </w:tcPr>
          <w:p w14:paraId="49FE487D" w14:textId="77777777" w:rsidR="00622D93" w:rsidRPr="00673E06" w:rsidRDefault="00622D93" w:rsidP="002E3862">
            <w:pPr>
              <w:pStyle w:val="a3"/>
              <w:ind w:firstLineChars="0" w:firstLine="0"/>
              <w:jc w:val="center"/>
              <w:outlineLvl w:val="1"/>
              <w:rPr>
                <w:rFonts w:ascii="宋体" w:eastAsia="宋体" w:hAnsi="宋体"/>
                <w:b/>
                <w:sz w:val="32"/>
              </w:rPr>
            </w:pPr>
            <w:r w:rsidRPr="00673E06">
              <w:rPr>
                <w:rFonts w:ascii="宋体" w:eastAsia="宋体" w:hAnsi="宋体" w:hint="eastAsia"/>
                <w:b/>
                <w:sz w:val="32"/>
              </w:rPr>
              <w:t>业务实现方案概述</w:t>
            </w:r>
          </w:p>
        </w:tc>
        <w:tc>
          <w:tcPr>
            <w:tcW w:w="2125" w:type="dxa"/>
            <w:shd w:val="clear" w:color="auto" w:fill="D9E2F3" w:themeFill="accent1" w:themeFillTint="33"/>
          </w:tcPr>
          <w:p w14:paraId="51F84561" w14:textId="3E5F9ED1" w:rsidR="00622D93" w:rsidRPr="00673E06" w:rsidRDefault="00622D93" w:rsidP="002E3862">
            <w:pPr>
              <w:pStyle w:val="a3"/>
              <w:ind w:firstLineChars="0" w:firstLine="0"/>
              <w:jc w:val="center"/>
              <w:outlineLvl w:val="1"/>
              <w:rPr>
                <w:rFonts w:ascii="宋体" w:eastAsia="宋体" w:hAnsi="宋体"/>
                <w:b/>
                <w:sz w:val="32"/>
              </w:rPr>
            </w:pPr>
            <w:r w:rsidRPr="00673E06">
              <w:rPr>
                <w:rFonts w:ascii="宋体" w:eastAsia="宋体" w:hAnsi="宋体" w:hint="eastAsia"/>
                <w:b/>
                <w:sz w:val="32"/>
              </w:rPr>
              <w:t>对应业务流程</w:t>
            </w:r>
          </w:p>
        </w:tc>
      </w:tr>
      <w:tr w:rsidR="00622D93" w:rsidRPr="00673E06" w14:paraId="63CF71DB" w14:textId="3C8A7461" w:rsidTr="00F058CB">
        <w:tc>
          <w:tcPr>
            <w:tcW w:w="978" w:type="dxa"/>
          </w:tcPr>
          <w:p w14:paraId="32032BD8" w14:textId="7EBFC149" w:rsidR="00622D93" w:rsidRPr="00673E06" w:rsidRDefault="00622D93" w:rsidP="002E3862">
            <w:pPr>
              <w:pStyle w:val="a3"/>
              <w:ind w:firstLineChars="0" w:firstLine="0"/>
              <w:jc w:val="left"/>
              <w:outlineLvl w:val="1"/>
              <w:rPr>
                <w:rFonts w:ascii="宋体" w:eastAsia="宋体" w:hAnsi="宋体"/>
                <w:sz w:val="24"/>
              </w:rPr>
            </w:pPr>
            <w:r w:rsidRPr="00673E06">
              <w:rPr>
                <w:rFonts w:ascii="宋体" w:eastAsia="宋体" w:hAnsi="宋体" w:hint="eastAsia"/>
                <w:sz w:val="24"/>
              </w:rPr>
              <w:t>账号类/系统功能类/业务能力类计费</w:t>
            </w:r>
          </w:p>
        </w:tc>
        <w:tc>
          <w:tcPr>
            <w:tcW w:w="1994" w:type="dxa"/>
          </w:tcPr>
          <w:p w14:paraId="3EB5D4FC" w14:textId="1348FB14" w:rsidR="00622D93" w:rsidRPr="00673E06" w:rsidRDefault="00622D93" w:rsidP="002E3862">
            <w:pPr>
              <w:pStyle w:val="a3"/>
              <w:ind w:firstLineChars="0" w:firstLine="0"/>
              <w:jc w:val="left"/>
              <w:outlineLvl w:val="1"/>
              <w:rPr>
                <w:rFonts w:ascii="宋体" w:eastAsia="宋体" w:hAnsi="宋体"/>
                <w:sz w:val="24"/>
              </w:rPr>
            </w:pPr>
            <w:r w:rsidRPr="00673E06">
              <w:rPr>
                <w:rFonts w:ascii="宋体" w:eastAsia="宋体" w:hAnsi="宋体" w:hint="eastAsia"/>
                <w:sz w:val="24"/>
              </w:rPr>
              <w:t>金额高、并发量低、计费处理请求的时效性要求低，基于K</w:t>
            </w:r>
            <w:r w:rsidRPr="00673E06">
              <w:rPr>
                <w:rFonts w:ascii="宋体" w:eastAsia="宋体" w:hAnsi="宋体"/>
                <w:sz w:val="24"/>
              </w:rPr>
              <w:t>3</w:t>
            </w:r>
            <w:r w:rsidRPr="00673E06">
              <w:rPr>
                <w:rFonts w:ascii="宋体" w:eastAsia="宋体" w:hAnsi="宋体" w:hint="eastAsia"/>
                <w:sz w:val="24"/>
              </w:rPr>
              <w:t>账户直接扣款</w:t>
            </w:r>
          </w:p>
        </w:tc>
        <w:tc>
          <w:tcPr>
            <w:tcW w:w="3969" w:type="dxa"/>
          </w:tcPr>
          <w:p w14:paraId="60B8A761" w14:textId="77777777" w:rsidR="00622D93" w:rsidRPr="00673E06" w:rsidRDefault="00622D93" w:rsidP="00B232DC">
            <w:pPr>
              <w:pStyle w:val="a3"/>
              <w:numPr>
                <w:ilvl w:val="0"/>
                <w:numId w:val="2"/>
              </w:numPr>
              <w:ind w:firstLineChars="0"/>
              <w:jc w:val="left"/>
              <w:outlineLvl w:val="1"/>
              <w:rPr>
                <w:rFonts w:ascii="宋体" w:eastAsia="宋体" w:hAnsi="宋体"/>
                <w:sz w:val="24"/>
              </w:rPr>
            </w:pPr>
            <w:r w:rsidRPr="00673E06">
              <w:rPr>
                <w:rFonts w:ascii="宋体" w:eastAsia="宋体" w:hAnsi="宋体" w:hint="eastAsia"/>
                <w:sz w:val="24"/>
              </w:rPr>
              <w:t>优化现有账号购买功能，由经销商</w:t>
            </w:r>
            <w:proofErr w:type="gramStart"/>
            <w:r w:rsidRPr="00673E06">
              <w:rPr>
                <w:rFonts w:ascii="宋体" w:eastAsia="宋体" w:hAnsi="宋体" w:hint="eastAsia"/>
                <w:sz w:val="24"/>
              </w:rPr>
              <w:t>确认扣费账号</w:t>
            </w:r>
            <w:proofErr w:type="gramEnd"/>
            <w:r w:rsidRPr="00673E06">
              <w:rPr>
                <w:rFonts w:ascii="宋体" w:eastAsia="宋体" w:hAnsi="宋体" w:hint="eastAsia"/>
                <w:sz w:val="24"/>
              </w:rPr>
              <w:t>信息；</w:t>
            </w:r>
          </w:p>
          <w:p w14:paraId="26FA1A4B" w14:textId="5ECC7E0B" w:rsidR="00622D93" w:rsidRPr="00673E06" w:rsidRDefault="00622D93" w:rsidP="00B232DC">
            <w:pPr>
              <w:pStyle w:val="a3"/>
              <w:numPr>
                <w:ilvl w:val="0"/>
                <w:numId w:val="2"/>
              </w:numPr>
              <w:ind w:firstLineChars="0"/>
              <w:jc w:val="left"/>
              <w:outlineLvl w:val="1"/>
              <w:rPr>
                <w:rFonts w:ascii="宋体" w:eastAsia="宋体" w:hAnsi="宋体"/>
                <w:sz w:val="24"/>
              </w:rPr>
            </w:pPr>
            <w:r w:rsidRPr="00673E06">
              <w:rPr>
                <w:rFonts w:ascii="宋体" w:eastAsia="宋体" w:hAnsi="宋体" w:hint="eastAsia"/>
                <w:sz w:val="24"/>
              </w:rPr>
              <w:t>由集团管理员审核账号购买申请后，直接调用K</w:t>
            </w:r>
            <w:r w:rsidRPr="00673E06">
              <w:rPr>
                <w:rFonts w:ascii="宋体" w:eastAsia="宋体" w:hAnsi="宋体"/>
                <w:sz w:val="24"/>
              </w:rPr>
              <w:t>3</w:t>
            </w:r>
            <w:r w:rsidRPr="00673E06">
              <w:rPr>
                <w:rFonts w:ascii="宋体" w:eastAsia="宋体" w:hAnsi="宋体" w:hint="eastAsia"/>
                <w:sz w:val="24"/>
              </w:rPr>
              <w:t>系统</w:t>
            </w:r>
            <w:proofErr w:type="gramStart"/>
            <w:r w:rsidRPr="00673E06">
              <w:rPr>
                <w:rFonts w:ascii="宋体" w:eastAsia="宋体" w:hAnsi="宋体" w:hint="eastAsia"/>
                <w:sz w:val="24"/>
              </w:rPr>
              <w:t>的扣费接口</w:t>
            </w:r>
            <w:proofErr w:type="gramEnd"/>
            <w:r w:rsidRPr="00673E06">
              <w:rPr>
                <w:rFonts w:ascii="宋体" w:eastAsia="宋体" w:hAnsi="宋体" w:hint="eastAsia"/>
                <w:sz w:val="24"/>
              </w:rPr>
              <w:t>，实现账号购买订单的直接扣费；</w:t>
            </w:r>
          </w:p>
        </w:tc>
        <w:tc>
          <w:tcPr>
            <w:tcW w:w="2125" w:type="dxa"/>
          </w:tcPr>
          <w:p w14:paraId="0127B453" w14:textId="08C809A1" w:rsidR="00622D93" w:rsidRPr="00673E06" w:rsidRDefault="00D04691" w:rsidP="00D04691">
            <w:pPr>
              <w:jc w:val="left"/>
              <w:outlineLvl w:val="1"/>
              <w:rPr>
                <w:rFonts w:ascii="宋体" w:eastAsia="宋体" w:hAnsi="宋体"/>
                <w:sz w:val="24"/>
              </w:rPr>
            </w:pPr>
            <w:r w:rsidRPr="00673E06">
              <w:rPr>
                <w:rFonts w:ascii="宋体" w:eastAsia="宋体" w:hAnsi="宋体" w:hint="eastAsia"/>
                <w:sz w:val="24"/>
              </w:rPr>
              <w:t>1、计费账户/功能开通流程</w:t>
            </w:r>
          </w:p>
          <w:p w14:paraId="65C5DD0F" w14:textId="77777777" w:rsidR="00D04691" w:rsidRPr="00673E06" w:rsidRDefault="00D04691" w:rsidP="00D04691">
            <w:pPr>
              <w:jc w:val="left"/>
              <w:outlineLvl w:val="1"/>
              <w:rPr>
                <w:rFonts w:ascii="宋体" w:eastAsia="宋体" w:hAnsi="宋体"/>
                <w:sz w:val="24"/>
              </w:rPr>
            </w:pPr>
            <w:r w:rsidRPr="00673E06">
              <w:rPr>
                <w:rFonts w:ascii="宋体" w:eastAsia="宋体" w:hAnsi="宋体"/>
                <w:sz w:val="24"/>
              </w:rPr>
              <w:t>2</w:t>
            </w:r>
            <w:r w:rsidRPr="00673E06">
              <w:rPr>
                <w:rFonts w:ascii="宋体" w:eastAsia="宋体" w:hAnsi="宋体" w:hint="eastAsia"/>
                <w:sz w:val="24"/>
              </w:rPr>
              <w:t>、本地计费账户充值流程</w:t>
            </w:r>
          </w:p>
          <w:p w14:paraId="269F746C" w14:textId="59581E89" w:rsidR="00D04691" w:rsidRPr="00673E06" w:rsidRDefault="00D04691" w:rsidP="00D04691">
            <w:pPr>
              <w:jc w:val="left"/>
              <w:outlineLvl w:val="1"/>
              <w:rPr>
                <w:rFonts w:ascii="宋体" w:eastAsia="宋体" w:hAnsi="宋体"/>
                <w:sz w:val="24"/>
              </w:rPr>
            </w:pPr>
            <w:r w:rsidRPr="00673E06">
              <w:rPr>
                <w:rFonts w:ascii="宋体" w:eastAsia="宋体" w:hAnsi="宋体" w:hint="eastAsia"/>
                <w:sz w:val="24"/>
              </w:rPr>
              <w:t>3、本地计费账户余额退还流程</w:t>
            </w:r>
          </w:p>
        </w:tc>
      </w:tr>
      <w:tr w:rsidR="00622D93" w:rsidRPr="00673E06" w14:paraId="2F8F39F1" w14:textId="4E421C24" w:rsidTr="00F058CB">
        <w:tc>
          <w:tcPr>
            <w:tcW w:w="978" w:type="dxa"/>
          </w:tcPr>
          <w:p w14:paraId="284FCAC2" w14:textId="6E3ECBC3" w:rsidR="00622D93" w:rsidRPr="00673E06" w:rsidRDefault="00622D93" w:rsidP="002E3862">
            <w:pPr>
              <w:pStyle w:val="a3"/>
              <w:ind w:firstLineChars="0" w:firstLine="0"/>
              <w:jc w:val="left"/>
              <w:outlineLvl w:val="1"/>
              <w:rPr>
                <w:rFonts w:ascii="宋体" w:eastAsia="宋体" w:hAnsi="宋体"/>
                <w:sz w:val="24"/>
              </w:rPr>
            </w:pPr>
            <w:r w:rsidRPr="00673E06">
              <w:rPr>
                <w:rFonts w:ascii="宋体" w:eastAsia="宋体" w:hAnsi="宋体" w:hint="eastAsia"/>
                <w:sz w:val="24"/>
              </w:rPr>
              <w:lastRenderedPageBreak/>
              <w:t>服务请求类计费</w:t>
            </w:r>
          </w:p>
        </w:tc>
        <w:tc>
          <w:tcPr>
            <w:tcW w:w="1994" w:type="dxa"/>
          </w:tcPr>
          <w:p w14:paraId="1822330B" w14:textId="660B528B" w:rsidR="00622D93" w:rsidRPr="00673E06" w:rsidRDefault="00622D93" w:rsidP="002E3862">
            <w:pPr>
              <w:pStyle w:val="a3"/>
              <w:ind w:firstLineChars="0" w:firstLine="0"/>
              <w:jc w:val="left"/>
              <w:outlineLvl w:val="1"/>
              <w:rPr>
                <w:rFonts w:ascii="宋体" w:eastAsia="宋体" w:hAnsi="宋体"/>
                <w:sz w:val="24"/>
              </w:rPr>
            </w:pPr>
            <w:r w:rsidRPr="00673E06">
              <w:rPr>
                <w:rFonts w:ascii="宋体" w:eastAsia="宋体" w:hAnsi="宋体" w:hint="eastAsia"/>
                <w:sz w:val="24"/>
              </w:rPr>
              <w:t>金额小、并发量高、计费请求处理的时效性要求高，基于对应本地计费账户扣款</w:t>
            </w:r>
          </w:p>
        </w:tc>
        <w:tc>
          <w:tcPr>
            <w:tcW w:w="3969" w:type="dxa"/>
          </w:tcPr>
          <w:p w14:paraId="730CFA2B" w14:textId="215FC175" w:rsidR="00622D93" w:rsidRPr="00673E06" w:rsidRDefault="00622D93" w:rsidP="00B232DC">
            <w:pPr>
              <w:pStyle w:val="a3"/>
              <w:numPr>
                <w:ilvl w:val="0"/>
                <w:numId w:val="3"/>
              </w:numPr>
              <w:ind w:firstLineChars="0"/>
              <w:jc w:val="left"/>
              <w:outlineLvl w:val="1"/>
              <w:rPr>
                <w:rFonts w:ascii="宋体" w:eastAsia="宋体" w:hAnsi="宋体"/>
                <w:sz w:val="24"/>
              </w:rPr>
            </w:pPr>
            <w:r w:rsidRPr="00673E06">
              <w:rPr>
                <w:rFonts w:ascii="宋体" w:eastAsia="宋体" w:hAnsi="宋体" w:hint="eastAsia"/>
                <w:sz w:val="24"/>
              </w:rPr>
              <w:t>提供针对经销商每个设计软件计费账户的充值功能，由经销商自行确定给每个设计软件计费账户的充值金额，并建立对应的计费账</w:t>
            </w:r>
            <w:r w:rsidR="00007149" w:rsidRPr="00673E06">
              <w:rPr>
                <w:rFonts w:ascii="宋体" w:eastAsia="宋体" w:hAnsi="宋体" w:hint="eastAsia"/>
                <w:sz w:val="24"/>
              </w:rPr>
              <w:t>户</w:t>
            </w:r>
            <w:r w:rsidRPr="00673E06">
              <w:rPr>
                <w:rFonts w:ascii="宋体" w:eastAsia="宋体" w:hAnsi="宋体" w:hint="eastAsia"/>
                <w:sz w:val="24"/>
              </w:rPr>
              <w:t>（</w:t>
            </w:r>
            <w:r w:rsidRPr="00673E06">
              <w:rPr>
                <w:rFonts w:ascii="宋体" w:eastAsia="宋体" w:hAnsi="宋体" w:hint="eastAsia"/>
                <w:b/>
                <w:sz w:val="24"/>
              </w:rPr>
              <w:t>本期暂不支持撤销充值</w:t>
            </w:r>
            <w:r w:rsidRPr="00673E06">
              <w:rPr>
                <w:rFonts w:ascii="宋体" w:eastAsia="宋体" w:hAnsi="宋体" w:hint="eastAsia"/>
                <w:sz w:val="24"/>
              </w:rPr>
              <w:t>）；</w:t>
            </w:r>
          </w:p>
          <w:p w14:paraId="53E64745" w14:textId="3E6CA8CB" w:rsidR="00622D93" w:rsidRPr="00673E06" w:rsidRDefault="00622D93" w:rsidP="00B232DC">
            <w:pPr>
              <w:pStyle w:val="a3"/>
              <w:numPr>
                <w:ilvl w:val="0"/>
                <w:numId w:val="3"/>
              </w:numPr>
              <w:ind w:firstLineChars="0"/>
              <w:jc w:val="left"/>
              <w:outlineLvl w:val="1"/>
              <w:rPr>
                <w:rFonts w:ascii="宋体" w:eastAsia="宋体" w:hAnsi="宋体"/>
                <w:sz w:val="24"/>
              </w:rPr>
            </w:pPr>
            <w:r w:rsidRPr="00673E06">
              <w:rPr>
                <w:rFonts w:ascii="宋体" w:eastAsia="宋体" w:hAnsi="宋体" w:hint="eastAsia"/>
                <w:sz w:val="24"/>
              </w:rPr>
              <w:t>每次服务请求发起前，首先校验计费账户的余额是否满足本次服务计费要求并进行费用预扣；</w:t>
            </w:r>
          </w:p>
          <w:p w14:paraId="44490173" w14:textId="035930AA" w:rsidR="00622D93" w:rsidRPr="00673E06" w:rsidRDefault="00622D93" w:rsidP="00B232DC">
            <w:pPr>
              <w:pStyle w:val="a3"/>
              <w:numPr>
                <w:ilvl w:val="0"/>
                <w:numId w:val="3"/>
              </w:numPr>
              <w:ind w:firstLineChars="0"/>
              <w:jc w:val="left"/>
              <w:outlineLvl w:val="1"/>
              <w:rPr>
                <w:rFonts w:ascii="宋体" w:eastAsia="宋体" w:hAnsi="宋体"/>
                <w:sz w:val="24"/>
              </w:rPr>
            </w:pPr>
            <w:r w:rsidRPr="00673E06">
              <w:rPr>
                <w:rFonts w:ascii="宋体" w:eastAsia="宋体" w:hAnsi="宋体" w:hint="eastAsia"/>
                <w:sz w:val="24"/>
              </w:rPr>
              <w:t>每次服务请求在服务器</w:t>
            </w:r>
            <w:proofErr w:type="gramStart"/>
            <w:r w:rsidRPr="00673E06">
              <w:rPr>
                <w:rFonts w:ascii="宋体" w:eastAsia="宋体" w:hAnsi="宋体" w:hint="eastAsia"/>
                <w:sz w:val="24"/>
              </w:rPr>
              <w:t>端成功</w:t>
            </w:r>
            <w:proofErr w:type="gramEnd"/>
            <w:r w:rsidRPr="00673E06">
              <w:rPr>
                <w:rFonts w:ascii="宋体" w:eastAsia="宋体" w:hAnsi="宋体" w:hint="eastAsia"/>
                <w:sz w:val="24"/>
              </w:rPr>
              <w:t>执行的同时，通过异步消息通知方式，推送本次</w:t>
            </w:r>
            <w:proofErr w:type="gramStart"/>
            <w:r w:rsidRPr="00673E06">
              <w:rPr>
                <w:rFonts w:ascii="宋体" w:eastAsia="宋体" w:hAnsi="宋体" w:hint="eastAsia"/>
                <w:sz w:val="24"/>
              </w:rPr>
              <w:t>服务扣费清</w:t>
            </w:r>
            <w:proofErr w:type="gramEnd"/>
            <w:r w:rsidRPr="00673E06">
              <w:rPr>
                <w:rFonts w:ascii="宋体" w:eastAsia="宋体" w:hAnsi="宋体" w:hint="eastAsia"/>
                <w:sz w:val="24"/>
              </w:rPr>
              <w:t>单记录，对计费账户进行预</w:t>
            </w:r>
            <w:proofErr w:type="gramStart"/>
            <w:r w:rsidRPr="00673E06">
              <w:rPr>
                <w:rFonts w:ascii="宋体" w:eastAsia="宋体" w:hAnsi="宋体" w:hint="eastAsia"/>
                <w:sz w:val="24"/>
              </w:rPr>
              <w:t>扣费</w:t>
            </w:r>
            <w:proofErr w:type="gramEnd"/>
            <w:r w:rsidRPr="00673E06">
              <w:rPr>
                <w:rFonts w:ascii="宋体" w:eastAsia="宋体" w:hAnsi="宋体" w:hint="eastAsia"/>
                <w:sz w:val="24"/>
              </w:rPr>
              <w:t>用进行实扣；</w:t>
            </w:r>
          </w:p>
          <w:p w14:paraId="3FC97B62" w14:textId="77777777" w:rsidR="00622D93" w:rsidRPr="00673E06" w:rsidRDefault="00622D93" w:rsidP="00B232DC">
            <w:pPr>
              <w:pStyle w:val="a3"/>
              <w:numPr>
                <w:ilvl w:val="0"/>
                <w:numId w:val="3"/>
              </w:numPr>
              <w:ind w:firstLineChars="0"/>
              <w:jc w:val="left"/>
              <w:outlineLvl w:val="1"/>
              <w:rPr>
                <w:rFonts w:ascii="宋体" w:eastAsia="宋体" w:hAnsi="宋体"/>
                <w:sz w:val="24"/>
              </w:rPr>
            </w:pPr>
            <w:r w:rsidRPr="00673E06">
              <w:rPr>
                <w:rFonts w:ascii="宋体" w:eastAsia="宋体" w:hAnsi="宋体" w:hint="eastAsia"/>
                <w:sz w:val="24"/>
              </w:rPr>
              <w:t>对于部分未能正常提交实扣的</w:t>
            </w:r>
            <w:proofErr w:type="gramStart"/>
            <w:r w:rsidRPr="00673E06">
              <w:rPr>
                <w:rFonts w:ascii="宋体" w:eastAsia="宋体" w:hAnsi="宋体" w:hint="eastAsia"/>
                <w:sz w:val="24"/>
              </w:rPr>
              <w:t>服务扣费清单</w:t>
            </w:r>
            <w:proofErr w:type="gramEnd"/>
            <w:r w:rsidRPr="00673E06">
              <w:rPr>
                <w:rFonts w:ascii="宋体" w:eastAsia="宋体" w:hAnsi="宋体" w:hint="eastAsia"/>
                <w:sz w:val="24"/>
              </w:rPr>
              <w:t>，由</w:t>
            </w:r>
            <w:proofErr w:type="gramStart"/>
            <w:r w:rsidRPr="00673E06">
              <w:rPr>
                <w:rFonts w:ascii="宋体" w:eastAsia="宋体" w:hAnsi="宋体" w:hint="eastAsia"/>
                <w:sz w:val="24"/>
              </w:rPr>
              <w:t>扣费发</w:t>
            </w:r>
            <w:proofErr w:type="gramEnd"/>
            <w:r w:rsidRPr="00673E06">
              <w:rPr>
                <w:rFonts w:ascii="宋体" w:eastAsia="宋体" w:hAnsi="宋体" w:hint="eastAsia"/>
                <w:sz w:val="24"/>
              </w:rPr>
              <w:t>起方提供标准格式</w:t>
            </w:r>
            <w:proofErr w:type="gramStart"/>
            <w:r w:rsidRPr="00673E06">
              <w:rPr>
                <w:rFonts w:ascii="宋体" w:eastAsia="宋体" w:hAnsi="宋体" w:hint="eastAsia"/>
                <w:sz w:val="24"/>
              </w:rPr>
              <w:t>的扣费清</w:t>
            </w:r>
            <w:proofErr w:type="gramEnd"/>
            <w:r w:rsidRPr="00673E06">
              <w:rPr>
                <w:rFonts w:ascii="宋体" w:eastAsia="宋体" w:hAnsi="宋体" w:hint="eastAsia"/>
                <w:sz w:val="24"/>
              </w:rPr>
              <w:t>单，再由集团管理员通过后台功能批量导入计费清单。</w:t>
            </w:r>
          </w:p>
        </w:tc>
        <w:tc>
          <w:tcPr>
            <w:tcW w:w="2125" w:type="dxa"/>
          </w:tcPr>
          <w:p w14:paraId="18102F90" w14:textId="77777777" w:rsidR="00622D93" w:rsidRPr="00673E06" w:rsidRDefault="00D04691" w:rsidP="00D04691">
            <w:pPr>
              <w:jc w:val="left"/>
              <w:outlineLvl w:val="1"/>
              <w:rPr>
                <w:rFonts w:ascii="宋体" w:eastAsia="宋体" w:hAnsi="宋体"/>
                <w:sz w:val="24"/>
              </w:rPr>
            </w:pPr>
            <w:r w:rsidRPr="00673E06">
              <w:rPr>
                <w:rFonts w:ascii="宋体" w:eastAsia="宋体" w:hAnsi="宋体" w:hint="eastAsia"/>
                <w:sz w:val="24"/>
              </w:rPr>
              <w:t>1、本地账户余额校验与</w:t>
            </w:r>
            <w:proofErr w:type="gramStart"/>
            <w:r w:rsidRPr="00673E06">
              <w:rPr>
                <w:rFonts w:ascii="宋体" w:eastAsia="宋体" w:hAnsi="宋体" w:hint="eastAsia"/>
                <w:sz w:val="24"/>
              </w:rPr>
              <w:t>预扣费流程</w:t>
            </w:r>
            <w:proofErr w:type="gramEnd"/>
          </w:p>
          <w:p w14:paraId="14712BCB" w14:textId="77777777" w:rsidR="00D04691" w:rsidRPr="00673E06" w:rsidRDefault="00D04691" w:rsidP="00D04691">
            <w:pPr>
              <w:jc w:val="left"/>
              <w:outlineLvl w:val="1"/>
              <w:rPr>
                <w:rFonts w:ascii="宋体" w:eastAsia="宋体" w:hAnsi="宋体"/>
                <w:sz w:val="24"/>
              </w:rPr>
            </w:pPr>
            <w:r w:rsidRPr="00673E06">
              <w:rPr>
                <w:rFonts w:ascii="宋体" w:eastAsia="宋体" w:hAnsi="宋体" w:hint="eastAsia"/>
                <w:sz w:val="24"/>
              </w:rPr>
              <w:t>2、本地</w:t>
            </w:r>
            <w:proofErr w:type="gramStart"/>
            <w:r w:rsidRPr="00673E06">
              <w:rPr>
                <w:rFonts w:ascii="宋体" w:eastAsia="宋体" w:hAnsi="宋体" w:hint="eastAsia"/>
                <w:sz w:val="24"/>
              </w:rPr>
              <w:t>账户扣费清单</w:t>
            </w:r>
            <w:proofErr w:type="gramEnd"/>
            <w:r w:rsidRPr="00673E06">
              <w:rPr>
                <w:rFonts w:ascii="宋体" w:eastAsia="宋体" w:hAnsi="宋体" w:hint="eastAsia"/>
                <w:sz w:val="24"/>
              </w:rPr>
              <w:t>实扣</w:t>
            </w:r>
            <w:proofErr w:type="gramStart"/>
            <w:r w:rsidRPr="00673E06">
              <w:rPr>
                <w:rFonts w:ascii="宋体" w:eastAsia="宋体" w:hAnsi="宋体" w:hint="eastAsia"/>
                <w:sz w:val="24"/>
              </w:rPr>
              <w:t>费处</w:t>
            </w:r>
            <w:proofErr w:type="gramEnd"/>
            <w:r w:rsidRPr="00673E06">
              <w:rPr>
                <w:rFonts w:ascii="宋体" w:eastAsia="宋体" w:hAnsi="宋体" w:hint="eastAsia"/>
                <w:sz w:val="24"/>
              </w:rPr>
              <w:t>理流程</w:t>
            </w:r>
          </w:p>
          <w:p w14:paraId="41DEB616" w14:textId="77777777" w:rsidR="00D04691" w:rsidRPr="00673E06" w:rsidRDefault="00D04691" w:rsidP="00D04691">
            <w:pPr>
              <w:jc w:val="left"/>
              <w:outlineLvl w:val="1"/>
              <w:rPr>
                <w:rFonts w:ascii="宋体" w:eastAsia="宋体" w:hAnsi="宋体"/>
                <w:sz w:val="24"/>
              </w:rPr>
            </w:pPr>
            <w:r w:rsidRPr="00673E06">
              <w:rPr>
                <w:rFonts w:ascii="宋体" w:eastAsia="宋体" w:hAnsi="宋体" w:hint="eastAsia"/>
                <w:sz w:val="24"/>
              </w:rPr>
              <w:t>3、本地账户释放</w:t>
            </w:r>
            <w:proofErr w:type="gramStart"/>
            <w:r w:rsidRPr="00673E06">
              <w:rPr>
                <w:rFonts w:ascii="宋体" w:eastAsia="宋体" w:hAnsi="宋体" w:hint="eastAsia"/>
                <w:sz w:val="24"/>
              </w:rPr>
              <w:t>预扣费清单</w:t>
            </w:r>
            <w:proofErr w:type="gramEnd"/>
            <w:r w:rsidRPr="00673E06">
              <w:rPr>
                <w:rFonts w:ascii="宋体" w:eastAsia="宋体" w:hAnsi="宋体" w:hint="eastAsia"/>
                <w:sz w:val="24"/>
              </w:rPr>
              <w:t>处理流程</w:t>
            </w:r>
          </w:p>
          <w:p w14:paraId="593E60CD" w14:textId="410D17C5" w:rsidR="00D04691" w:rsidRPr="00673E06" w:rsidRDefault="00D04691" w:rsidP="00D04691">
            <w:pPr>
              <w:jc w:val="left"/>
              <w:outlineLvl w:val="1"/>
              <w:rPr>
                <w:rFonts w:ascii="宋体" w:eastAsia="宋体" w:hAnsi="宋体"/>
                <w:sz w:val="24"/>
              </w:rPr>
            </w:pPr>
            <w:r w:rsidRPr="00673E06">
              <w:rPr>
                <w:rFonts w:ascii="宋体" w:eastAsia="宋体" w:hAnsi="宋体" w:hint="eastAsia"/>
                <w:sz w:val="24"/>
              </w:rPr>
              <w:t>4、本地账户实扣费清单导入处理流程</w:t>
            </w:r>
          </w:p>
        </w:tc>
      </w:tr>
    </w:tbl>
    <w:p w14:paraId="0FC00FA8" w14:textId="77777777" w:rsidR="00E9199B" w:rsidRPr="00673E06" w:rsidRDefault="00E9199B"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关键业务流程说明</w:t>
      </w:r>
    </w:p>
    <w:p w14:paraId="0016E3EB" w14:textId="14619F08" w:rsidR="00E9199B" w:rsidRPr="00673E06" w:rsidRDefault="00E9199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整体业务流程</w:t>
      </w:r>
    </w:p>
    <w:p w14:paraId="001EBB5E" w14:textId="61CFC5BE" w:rsidR="00800442" w:rsidRPr="00673E06" w:rsidRDefault="00725DC3" w:rsidP="00800442">
      <w:pPr>
        <w:rPr>
          <w:rFonts w:ascii="宋体" w:eastAsia="宋体" w:hAnsi="宋体"/>
        </w:rPr>
      </w:pPr>
      <w:ins w:id="1" w:author="Tewen" w:date="2019-02-22T13:35:00Z">
        <w:r>
          <w:object w:dxaOrig="13966" w:dyaOrig="14580" w14:anchorId="57896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433.25pt" o:ole="">
              <v:imagedata r:id="rId7" o:title=""/>
            </v:shape>
            <o:OLEObject Type="Embed" ProgID="Visio.Drawing.15" ShapeID="_x0000_i1025" DrawAspect="Content" ObjectID="_1612944922" r:id="rId8"/>
          </w:object>
        </w:r>
      </w:ins>
    </w:p>
    <w:p w14:paraId="2D0F9187" w14:textId="2B70EAC9" w:rsidR="00E9199B" w:rsidRPr="00673E06" w:rsidRDefault="00E9199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b/>
          <w:sz w:val="28"/>
        </w:rPr>
        <w:t>计费账户/功能开通流程</w:t>
      </w:r>
    </w:p>
    <w:p w14:paraId="25EBEFD9" w14:textId="32CA53A3" w:rsidR="00E9199B" w:rsidRPr="00673E06" w:rsidRDefault="00284ADC" w:rsidP="00E9199B">
      <w:pPr>
        <w:rPr>
          <w:rFonts w:ascii="宋体" w:eastAsia="宋体" w:hAnsi="宋体"/>
        </w:rPr>
      </w:pPr>
      <w:r w:rsidRPr="00673E06">
        <w:rPr>
          <w:rFonts w:ascii="宋体" w:eastAsia="宋体" w:hAnsi="宋体"/>
        </w:rPr>
        <w:object w:dxaOrig="10921" w:dyaOrig="5761" w14:anchorId="713B4E45">
          <v:shape id="_x0000_i1026" type="#_x0000_t75" style="width:415.1pt;height:219.15pt" o:ole="">
            <v:imagedata r:id="rId9" o:title=""/>
          </v:shape>
          <o:OLEObject Type="Embed" ProgID="Visio.Drawing.15" ShapeID="_x0000_i1026" DrawAspect="Content" ObjectID="_1612944923" r:id="rId10"/>
        </w:object>
      </w:r>
    </w:p>
    <w:p w14:paraId="1DE3AD5F" w14:textId="18EAE4B3" w:rsidR="00814F2B" w:rsidRPr="00673E06" w:rsidRDefault="00814F2B" w:rsidP="00D01448">
      <w:pPr>
        <w:pStyle w:val="a3"/>
        <w:numPr>
          <w:ilvl w:val="4"/>
          <w:numId w:val="1"/>
        </w:numPr>
        <w:ind w:left="0" w:firstLineChars="0" w:firstLine="1"/>
        <w:outlineLvl w:val="4"/>
        <w:rPr>
          <w:rFonts w:ascii="宋体" w:eastAsia="宋体" w:hAnsi="宋体"/>
          <w:b/>
          <w:sz w:val="22"/>
        </w:rPr>
      </w:pPr>
      <w:r w:rsidRPr="00673E06">
        <w:rPr>
          <w:rFonts w:ascii="宋体" w:eastAsia="宋体" w:hAnsi="宋体"/>
          <w:b/>
          <w:sz w:val="22"/>
        </w:rPr>
        <w:t>设计软件计费账户/功能开通流程</w:t>
      </w:r>
    </w:p>
    <w:p w14:paraId="06546BD1" w14:textId="0D0ED0AB" w:rsidR="00814F2B" w:rsidRPr="00673E06" w:rsidRDefault="00C47272" w:rsidP="00814F2B">
      <w:pPr>
        <w:rPr>
          <w:rFonts w:ascii="宋体" w:eastAsia="宋体" w:hAnsi="宋体"/>
        </w:rPr>
      </w:pPr>
      <w:r>
        <w:object w:dxaOrig="6255" w:dyaOrig="9090" w14:anchorId="21E298DB">
          <v:shape id="_x0000_i1027" type="#_x0000_t75" style="width:313.05pt;height:455.15pt" o:ole="">
            <v:imagedata r:id="rId11" o:title=""/>
          </v:shape>
          <o:OLEObject Type="Embed" ProgID="Visio.Drawing.15" ShapeID="_x0000_i1027" DrawAspect="Content" ObjectID="_1612944924" r:id="rId12"/>
        </w:object>
      </w:r>
    </w:p>
    <w:p w14:paraId="40C6D54B" w14:textId="6AE8E369" w:rsidR="00814F2B" w:rsidRPr="00673E06" w:rsidRDefault="00814F2B" w:rsidP="00D01448">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其它</w:t>
      </w:r>
      <w:r w:rsidRPr="00673E06">
        <w:rPr>
          <w:rFonts w:ascii="宋体" w:eastAsia="宋体" w:hAnsi="宋体"/>
          <w:b/>
          <w:sz w:val="22"/>
        </w:rPr>
        <w:t>计费账户/功能开通流程</w:t>
      </w:r>
    </w:p>
    <w:p w14:paraId="00DD31A9" w14:textId="035CA843" w:rsidR="00814F2B" w:rsidRPr="00673E06" w:rsidRDefault="00C47272" w:rsidP="00814F2B">
      <w:pPr>
        <w:rPr>
          <w:rFonts w:ascii="宋体" w:eastAsia="宋体" w:hAnsi="宋体"/>
        </w:rPr>
      </w:pPr>
      <w:r>
        <w:object w:dxaOrig="4905" w:dyaOrig="9113" w14:anchorId="1CF1CD46">
          <v:shape id="_x0000_i1028" type="#_x0000_t75" style="width:246.05pt;height:455.8pt" o:ole="">
            <v:imagedata r:id="rId13" o:title=""/>
          </v:shape>
          <o:OLEObject Type="Embed" ProgID="Visio.Drawing.15" ShapeID="_x0000_i1028" DrawAspect="Content" ObjectID="_1612944925" r:id="rId14"/>
        </w:object>
      </w:r>
    </w:p>
    <w:p w14:paraId="023E974C" w14:textId="07B3178E" w:rsidR="00814F2B" w:rsidRPr="00673E06" w:rsidRDefault="00461D1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w:t>
      </w:r>
      <w:r w:rsidR="00E71824" w:rsidRPr="00673E06">
        <w:rPr>
          <w:rFonts w:ascii="宋体" w:eastAsia="宋体" w:hAnsi="宋体" w:hint="eastAsia"/>
          <w:b/>
          <w:sz w:val="28"/>
        </w:rPr>
        <w:t>计费账户</w:t>
      </w:r>
      <w:r w:rsidR="00814F2B" w:rsidRPr="00673E06">
        <w:rPr>
          <w:rFonts w:ascii="宋体" w:eastAsia="宋体" w:hAnsi="宋体" w:hint="eastAsia"/>
          <w:b/>
          <w:sz w:val="28"/>
        </w:rPr>
        <w:t>充值流程</w:t>
      </w:r>
    </w:p>
    <w:p w14:paraId="2ABC7BC3" w14:textId="754E77C6" w:rsidR="00814F2B" w:rsidRPr="00673E06" w:rsidRDefault="00C47272" w:rsidP="00814F2B">
      <w:pPr>
        <w:rPr>
          <w:rFonts w:ascii="宋体" w:eastAsia="宋体" w:hAnsi="宋体"/>
        </w:rPr>
      </w:pPr>
      <w:r>
        <w:object w:dxaOrig="3855" w:dyaOrig="5340" w14:anchorId="5A1D4743">
          <v:shape id="_x0000_i1029" type="#_x0000_t75" style="width:267.95pt;height:371.25pt" o:ole="">
            <v:imagedata r:id="rId15" o:title=""/>
          </v:shape>
          <o:OLEObject Type="Embed" ProgID="Visio.Drawing.15" ShapeID="_x0000_i1029" DrawAspect="Content" ObjectID="_1612944926" r:id="rId16"/>
        </w:object>
      </w:r>
    </w:p>
    <w:p w14:paraId="2F612B5D" w14:textId="053C2826" w:rsidR="00D63D7D" w:rsidRPr="00673E06" w:rsidRDefault="00461D1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w:t>
      </w:r>
      <w:r w:rsidR="00B7220C" w:rsidRPr="00673E06">
        <w:rPr>
          <w:rFonts w:ascii="宋体" w:eastAsia="宋体" w:hAnsi="宋体" w:hint="eastAsia"/>
          <w:b/>
          <w:sz w:val="28"/>
        </w:rPr>
        <w:t>计费</w:t>
      </w:r>
      <w:r w:rsidR="00D63D7D" w:rsidRPr="00673E06">
        <w:rPr>
          <w:rFonts w:ascii="宋体" w:eastAsia="宋体" w:hAnsi="宋体" w:hint="eastAsia"/>
          <w:b/>
          <w:sz w:val="28"/>
        </w:rPr>
        <w:t>账户余额退还流程</w:t>
      </w:r>
    </w:p>
    <w:p w14:paraId="65076AB8" w14:textId="530F35D1" w:rsidR="00056F6E" w:rsidRPr="00673E06" w:rsidRDefault="00C47272" w:rsidP="00056F6E">
      <w:pPr>
        <w:rPr>
          <w:rFonts w:ascii="宋体" w:eastAsia="宋体" w:hAnsi="宋体"/>
        </w:rPr>
      </w:pPr>
      <w:r>
        <w:object w:dxaOrig="4410" w:dyaOrig="6293" w14:anchorId="7AFC80C3">
          <v:shape id="_x0000_i1030" type="#_x0000_t75" style="width:302.4pt;height:431.35pt" o:ole="">
            <v:imagedata r:id="rId17" o:title=""/>
          </v:shape>
          <o:OLEObject Type="Embed" ProgID="Visio.Drawing.15" ShapeID="_x0000_i1030" DrawAspect="Content" ObjectID="_1612944927" r:id="rId18"/>
        </w:object>
      </w:r>
    </w:p>
    <w:p w14:paraId="520C0AF7" w14:textId="213F55A0" w:rsidR="00814F2B" w:rsidRPr="00673E06" w:rsidRDefault="00FE5F78"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w:t>
      </w:r>
      <w:r w:rsidR="00814F2B" w:rsidRPr="00673E06">
        <w:rPr>
          <w:rFonts w:ascii="宋体" w:eastAsia="宋体" w:hAnsi="宋体" w:hint="eastAsia"/>
          <w:b/>
          <w:sz w:val="28"/>
        </w:rPr>
        <w:t>账户余额校验与</w:t>
      </w:r>
      <w:proofErr w:type="gramStart"/>
      <w:r w:rsidR="00814F2B" w:rsidRPr="00673E06">
        <w:rPr>
          <w:rFonts w:ascii="宋体" w:eastAsia="宋体" w:hAnsi="宋体" w:hint="eastAsia"/>
          <w:b/>
          <w:sz w:val="28"/>
        </w:rPr>
        <w:t>预扣费流程</w:t>
      </w:r>
      <w:proofErr w:type="gramEnd"/>
    </w:p>
    <w:p w14:paraId="23F6B697" w14:textId="40F07594" w:rsidR="00814F2B" w:rsidRPr="00673E06" w:rsidRDefault="009116B6" w:rsidP="00814F2B">
      <w:pPr>
        <w:rPr>
          <w:rFonts w:ascii="宋体" w:eastAsia="宋体" w:hAnsi="宋体"/>
        </w:rPr>
      </w:pPr>
      <w:r>
        <w:object w:dxaOrig="9990" w:dyaOrig="19096" w14:anchorId="3D39F21E">
          <v:shape id="_x0000_i1031" type="#_x0000_t75" style="width:364.4pt;height:696.85pt" o:ole="">
            <v:imagedata r:id="rId19" o:title=""/>
          </v:shape>
          <o:OLEObject Type="Embed" ProgID="Visio.Drawing.15" ShapeID="_x0000_i1031" DrawAspect="Content" ObjectID="_1612944928" r:id="rId20"/>
        </w:object>
      </w:r>
    </w:p>
    <w:p w14:paraId="2B810F35" w14:textId="294AA404" w:rsidR="00814F2B" w:rsidRPr="00673E06" w:rsidRDefault="00811EAC"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lastRenderedPageBreak/>
        <w:t>本地</w:t>
      </w:r>
      <w:proofErr w:type="gramStart"/>
      <w:r w:rsidRPr="00673E06">
        <w:rPr>
          <w:rFonts w:ascii="宋体" w:eastAsia="宋体" w:hAnsi="宋体" w:hint="eastAsia"/>
          <w:b/>
          <w:sz w:val="28"/>
        </w:rPr>
        <w:t>账户</w:t>
      </w:r>
      <w:r w:rsidR="00814F2B" w:rsidRPr="00673E06">
        <w:rPr>
          <w:rFonts w:ascii="宋体" w:eastAsia="宋体" w:hAnsi="宋体" w:hint="eastAsia"/>
          <w:b/>
          <w:sz w:val="28"/>
        </w:rPr>
        <w:t>扣费清单</w:t>
      </w:r>
      <w:proofErr w:type="gramEnd"/>
      <w:r w:rsidR="00814F2B" w:rsidRPr="00673E06">
        <w:rPr>
          <w:rFonts w:ascii="宋体" w:eastAsia="宋体" w:hAnsi="宋体" w:hint="eastAsia"/>
          <w:b/>
          <w:sz w:val="28"/>
        </w:rPr>
        <w:t>实扣</w:t>
      </w:r>
      <w:proofErr w:type="gramStart"/>
      <w:r w:rsidR="00814F2B" w:rsidRPr="00673E06">
        <w:rPr>
          <w:rFonts w:ascii="宋体" w:eastAsia="宋体" w:hAnsi="宋体" w:hint="eastAsia"/>
          <w:b/>
          <w:sz w:val="28"/>
        </w:rPr>
        <w:t>费处</w:t>
      </w:r>
      <w:proofErr w:type="gramEnd"/>
      <w:r w:rsidR="00814F2B" w:rsidRPr="00673E06">
        <w:rPr>
          <w:rFonts w:ascii="宋体" w:eastAsia="宋体" w:hAnsi="宋体" w:hint="eastAsia"/>
          <w:b/>
          <w:sz w:val="28"/>
        </w:rPr>
        <w:t>理流程</w:t>
      </w:r>
    </w:p>
    <w:p w14:paraId="32E43558" w14:textId="2EFD4E83" w:rsidR="00814F2B" w:rsidRPr="00673E06" w:rsidRDefault="00FF2838" w:rsidP="00814F2B">
      <w:pPr>
        <w:rPr>
          <w:rFonts w:ascii="宋体" w:eastAsia="宋体" w:hAnsi="宋体"/>
        </w:rPr>
      </w:pPr>
      <w:r w:rsidRPr="00673E06">
        <w:rPr>
          <w:rFonts w:ascii="宋体" w:eastAsia="宋体" w:hAnsi="宋体"/>
        </w:rPr>
        <w:object w:dxaOrig="18706" w:dyaOrig="18751" w14:anchorId="7758D344">
          <v:shape id="_x0000_i1032" type="#_x0000_t75" style="width:415.1pt;height:416.35pt" o:ole="">
            <v:imagedata r:id="rId21" o:title=""/>
          </v:shape>
          <o:OLEObject Type="Embed" ProgID="Visio.Drawing.15" ShapeID="_x0000_i1032" DrawAspect="Content" ObjectID="_1612944929" r:id="rId22"/>
        </w:object>
      </w:r>
    </w:p>
    <w:p w14:paraId="540B2494" w14:textId="70F06873" w:rsidR="00814F2B" w:rsidRPr="00673E06" w:rsidRDefault="00FE5F78"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本地账户</w:t>
      </w:r>
      <w:r w:rsidR="005D1F4A" w:rsidRPr="00673E06">
        <w:rPr>
          <w:rFonts w:ascii="宋体" w:eastAsia="宋体" w:hAnsi="宋体" w:hint="eastAsia"/>
          <w:b/>
          <w:sz w:val="28"/>
        </w:rPr>
        <w:t>释放</w:t>
      </w:r>
      <w:proofErr w:type="gramStart"/>
      <w:r w:rsidR="00814F2B" w:rsidRPr="00673E06">
        <w:rPr>
          <w:rFonts w:ascii="宋体" w:eastAsia="宋体" w:hAnsi="宋体" w:hint="eastAsia"/>
          <w:b/>
          <w:sz w:val="28"/>
        </w:rPr>
        <w:t>预扣费清单</w:t>
      </w:r>
      <w:proofErr w:type="gramEnd"/>
      <w:r w:rsidR="00814F2B" w:rsidRPr="00673E06">
        <w:rPr>
          <w:rFonts w:ascii="宋体" w:eastAsia="宋体" w:hAnsi="宋体" w:hint="eastAsia"/>
          <w:b/>
          <w:sz w:val="28"/>
        </w:rPr>
        <w:t>处理流程</w:t>
      </w:r>
    </w:p>
    <w:p w14:paraId="048290EF" w14:textId="58B50117" w:rsidR="00814F2B" w:rsidRPr="00673E06" w:rsidRDefault="003E7982" w:rsidP="00814F2B">
      <w:pPr>
        <w:rPr>
          <w:rFonts w:ascii="宋体" w:eastAsia="宋体" w:hAnsi="宋体"/>
        </w:rPr>
      </w:pPr>
      <w:r w:rsidRPr="00673E06">
        <w:rPr>
          <w:rFonts w:ascii="宋体" w:eastAsia="宋体" w:hAnsi="宋体"/>
        </w:rPr>
        <w:object w:dxaOrig="18706" w:dyaOrig="14761" w14:anchorId="3509CBE3">
          <v:shape id="_x0000_i1033" type="#_x0000_t75" style="width:415.1pt;height:327.45pt" o:ole="">
            <v:imagedata r:id="rId23" o:title=""/>
          </v:shape>
          <o:OLEObject Type="Embed" ProgID="Visio.Drawing.15" ShapeID="_x0000_i1033" DrawAspect="Content" ObjectID="_1612944930" r:id="rId24"/>
        </w:object>
      </w:r>
    </w:p>
    <w:p w14:paraId="32F7C6B8" w14:textId="21EFBCC5" w:rsidR="003E7982" w:rsidRPr="00673E06" w:rsidRDefault="003E798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b/>
          <w:sz w:val="28"/>
        </w:rPr>
        <w:t>本地账户实扣费清单导入处理流程</w:t>
      </w:r>
    </w:p>
    <w:p w14:paraId="43FFB25E" w14:textId="68C5B142" w:rsidR="003E7982" w:rsidRPr="00673E06" w:rsidRDefault="003E7982" w:rsidP="003E7982">
      <w:pPr>
        <w:rPr>
          <w:rFonts w:ascii="宋体" w:eastAsia="宋体" w:hAnsi="宋体"/>
        </w:rPr>
      </w:pPr>
      <w:r w:rsidRPr="00673E06">
        <w:rPr>
          <w:rFonts w:ascii="宋体" w:eastAsia="宋体" w:hAnsi="宋体"/>
        </w:rPr>
        <w:object w:dxaOrig="4546" w:dyaOrig="10155" w14:anchorId="0BCD947A">
          <v:shape id="_x0000_i1034" type="#_x0000_t75" style="width:227.9pt;height:507.75pt" o:ole="">
            <v:imagedata r:id="rId25" o:title=""/>
          </v:shape>
          <o:OLEObject Type="Embed" ProgID="Visio.Drawing.15" ShapeID="_x0000_i1034" DrawAspect="Content" ObjectID="_1612944931" r:id="rId26"/>
        </w:object>
      </w:r>
    </w:p>
    <w:p w14:paraId="11748DE9" w14:textId="4A3AB305" w:rsidR="00651A81" w:rsidRPr="00673E06" w:rsidRDefault="00651A81"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b/>
          <w:sz w:val="28"/>
        </w:rPr>
        <w:t>K3</w:t>
      </w:r>
      <w:proofErr w:type="gramStart"/>
      <w:r w:rsidRPr="00673E06">
        <w:rPr>
          <w:rFonts w:ascii="宋体" w:eastAsia="宋体" w:hAnsi="宋体"/>
          <w:b/>
          <w:sz w:val="28"/>
        </w:rPr>
        <w:t>账户扣费对接</w:t>
      </w:r>
      <w:proofErr w:type="gramEnd"/>
      <w:r w:rsidRPr="00673E06">
        <w:rPr>
          <w:rFonts w:ascii="宋体" w:eastAsia="宋体" w:hAnsi="宋体"/>
          <w:b/>
          <w:sz w:val="28"/>
        </w:rPr>
        <w:t>子流程</w:t>
      </w:r>
    </w:p>
    <w:p w14:paraId="3D76E817" w14:textId="7D69AF30" w:rsidR="00651A81" w:rsidRPr="00673E06" w:rsidRDefault="005F403C" w:rsidP="00651A81">
      <w:pPr>
        <w:rPr>
          <w:rFonts w:ascii="宋体" w:eastAsia="宋体" w:hAnsi="宋体"/>
        </w:rPr>
      </w:pPr>
      <w:r>
        <w:object w:dxaOrig="8520" w:dyaOrig="12975" w14:anchorId="1857704A">
          <v:shape id="_x0000_i1035" type="#_x0000_t75" style="width:415.1pt;height:631.7pt" o:ole="">
            <v:imagedata r:id="rId27" o:title=""/>
          </v:shape>
          <o:OLEObject Type="Embed" ProgID="Visio.Drawing.15" ShapeID="_x0000_i1035" DrawAspect="Content" ObjectID="_1612944932" r:id="rId28"/>
        </w:object>
      </w:r>
    </w:p>
    <w:p w14:paraId="0EDE1BC1" w14:textId="77777777" w:rsidR="00F058CB" w:rsidRPr="00673E06" w:rsidRDefault="00F058CB"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账户金额与系统功能联动实例说明</w:t>
      </w:r>
    </w:p>
    <w:tbl>
      <w:tblPr>
        <w:tblStyle w:val="a9"/>
        <w:tblW w:w="11199" w:type="dxa"/>
        <w:tblInd w:w="-1281" w:type="dxa"/>
        <w:tblLook w:val="04A0" w:firstRow="1" w:lastRow="0" w:firstColumn="1" w:lastColumn="0" w:noHBand="0" w:noVBand="1"/>
      </w:tblPr>
      <w:tblGrid>
        <w:gridCol w:w="1134"/>
        <w:gridCol w:w="2127"/>
        <w:gridCol w:w="3685"/>
        <w:gridCol w:w="709"/>
        <w:gridCol w:w="709"/>
        <w:gridCol w:w="709"/>
        <w:gridCol w:w="708"/>
        <w:gridCol w:w="709"/>
        <w:gridCol w:w="709"/>
      </w:tblGrid>
      <w:tr w:rsidR="00F058CB" w:rsidRPr="00673E06" w14:paraId="7154ED55" w14:textId="77777777" w:rsidTr="00B36F33">
        <w:tc>
          <w:tcPr>
            <w:tcW w:w="1134" w:type="dxa"/>
            <w:shd w:val="clear" w:color="auto" w:fill="B4C6E7" w:themeFill="accent1" w:themeFillTint="66"/>
          </w:tcPr>
          <w:p w14:paraId="79DB739B" w14:textId="77777777" w:rsidR="00F058CB" w:rsidRPr="00673E06" w:rsidRDefault="00F058CB" w:rsidP="00B36F33">
            <w:pPr>
              <w:jc w:val="center"/>
              <w:rPr>
                <w:rFonts w:ascii="宋体" w:eastAsia="宋体" w:hAnsi="宋体"/>
                <w:b/>
              </w:rPr>
            </w:pPr>
            <w:r w:rsidRPr="00673E06">
              <w:rPr>
                <w:rFonts w:ascii="宋体" w:eastAsia="宋体" w:hAnsi="宋体" w:hint="eastAsia"/>
                <w:b/>
              </w:rPr>
              <w:t>操作发起</w:t>
            </w:r>
            <w:r w:rsidRPr="00673E06">
              <w:rPr>
                <w:rFonts w:ascii="宋体" w:eastAsia="宋体" w:hAnsi="宋体" w:hint="eastAsia"/>
                <w:b/>
              </w:rPr>
              <w:lastRenderedPageBreak/>
              <w:t>方</w:t>
            </w:r>
          </w:p>
        </w:tc>
        <w:tc>
          <w:tcPr>
            <w:tcW w:w="2127" w:type="dxa"/>
            <w:shd w:val="clear" w:color="auto" w:fill="B4C6E7" w:themeFill="accent1" w:themeFillTint="66"/>
          </w:tcPr>
          <w:p w14:paraId="72EEFFDC"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操作内容</w:t>
            </w:r>
          </w:p>
        </w:tc>
        <w:tc>
          <w:tcPr>
            <w:tcW w:w="3685" w:type="dxa"/>
            <w:shd w:val="clear" w:color="auto" w:fill="B4C6E7" w:themeFill="accent1" w:themeFillTint="66"/>
          </w:tcPr>
          <w:p w14:paraId="55DA932E" w14:textId="77777777" w:rsidR="00F058CB" w:rsidRPr="00673E06" w:rsidRDefault="00F058CB" w:rsidP="00B36F33">
            <w:pPr>
              <w:jc w:val="center"/>
              <w:rPr>
                <w:rFonts w:ascii="宋体" w:eastAsia="宋体" w:hAnsi="宋体"/>
                <w:b/>
              </w:rPr>
            </w:pPr>
            <w:r w:rsidRPr="00673E06">
              <w:rPr>
                <w:rFonts w:ascii="宋体" w:eastAsia="宋体" w:hAnsi="宋体" w:hint="eastAsia"/>
                <w:b/>
              </w:rPr>
              <w:t>操作对账户的影响规则</w:t>
            </w:r>
          </w:p>
        </w:tc>
        <w:tc>
          <w:tcPr>
            <w:tcW w:w="709" w:type="dxa"/>
            <w:shd w:val="clear" w:color="auto" w:fill="B4C6E7" w:themeFill="accent1" w:themeFillTint="66"/>
          </w:tcPr>
          <w:p w14:paraId="3D4D3A15" w14:textId="77777777" w:rsidR="00F058CB" w:rsidRPr="00673E06" w:rsidRDefault="00F058CB" w:rsidP="00B36F33">
            <w:pPr>
              <w:jc w:val="center"/>
              <w:rPr>
                <w:rFonts w:ascii="宋体" w:eastAsia="宋体" w:hAnsi="宋体"/>
                <w:b/>
              </w:rPr>
            </w:pPr>
            <w:r w:rsidRPr="00673E06">
              <w:rPr>
                <w:rFonts w:ascii="宋体" w:eastAsia="宋体" w:hAnsi="宋体" w:hint="eastAsia"/>
                <w:b/>
              </w:rPr>
              <w:t>操作</w:t>
            </w:r>
            <w:r w:rsidRPr="00673E06">
              <w:rPr>
                <w:rFonts w:ascii="宋体" w:eastAsia="宋体" w:hAnsi="宋体" w:hint="eastAsia"/>
                <w:b/>
              </w:rPr>
              <w:lastRenderedPageBreak/>
              <w:t>金额</w:t>
            </w:r>
          </w:p>
        </w:tc>
        <w:tc>
          <w:tcPr>
            <w:tcW w:w="709" w:type="dxa"/>
            <w:shd w:val="clear" w:color="auto" w:fill="B4C6E7" w:themeFill="accent1" w:themeFillTint="66"/>
          </w:tcPr>
          <w:p w14:paraId="56BA0075"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K</w:t>
            </w:r>
            <w:r w:rsidRPr="00673E06">
              <w:rPr>
                <w:rFonts w:ascii="宋体" w:eastAsia="宋体" w:hAnsi="宋体"/>
                <w:b/>
              </w:rPr>
              <w:t>3</w:t>
            </w:r>
            <w:r w:rsidRPr="00673E06">
              <w:rPr>
                <w:rFonts w:ascii="宋体" w:eastAsia="宋体" w:hAnsi="宋体" w:hint="eastAsia"/>
                <w:b/>
              </w:rPr>
              <w:t>账</w:t>
            </w:r>
            <w:r w:rsidRPr="00673E06">
              <w:rPr>
                <w:rFonts w:ascii="宋体" w:eastAsia="宋体" w:hAnsi="宋体" w:hint="eastAsia"/>
                <w:b/>
              </w:rPr>
              <w:lastRenderedPageBreak/>
              <w:t>户金额</w:t>
            </w:r>
          </w:p>
        </w:tc>
        <w:tc>
          <w:tcPr>
            <w:tcW w:w="709" w:type="dxa"/>
            <w:shd w:val="clear" w:color="auto" w:fill="B4C6E7" w:themeFill="accent1" w:themeFillTint="66"/>
          </w:tcPr>
          <w:p w14:paraId="38B077A0"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计费</w:t>
            </w:r>
            <w:r w:rsidRPr="00673E06">
              <w:rPr>
                <w:rFonts w:ascii="宋体" w:eastAsia="宋体" w:hAnsi="宋体" w:hint="eastAsia"/>
                <w:b/>
              </w:rPr>
              <w:lastRenderedPageBreak/>
              <w:t>账户类型</w:t>
            </w:r>
          </w:p>
        </w:tc>
        <w:tc>
          <w:tcPr>
            <w:tcW w:w="708" w:type="dxa"/>
            <w:shd w:val="clear" w:color="auto" w:fill="B4C6E7" w:themeFill="accent1" w:themeFillTint="66"/>
          </w:tcPr>
          <w:p w14:paraId="64E9F6E9"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账户</w:t>
            </w:r>
            <w:r w:rsidRPr="00673E06">
              <w:rPr>
                <w:rFonts w:ascii="宋体" w:eastAsia="宋体" w:hAnsi="宋体" w:hint="eastAsia"/>
                <w:b/>
              </w:rPr>
              <w:lastRenderedPageBreak/>
              <w:t>当前余额</w:t>
            </w:r>
          </w:p>
        </w:tc>
        <w:tc>
          <w:tcPr>
            <w:tcW w:w="709" w:type="dxa"/>
            <w:shd w:val="clear" w:color="auto" w:fill="B4C6E7" w:themeFill="accent1" w:themeFillTint="66"/>
          </w:tcPr>
          <w:p w14:paraId="7EB234EA"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账户</w:t>
            </w:r>
            <w:proofErr w:type="gramStart"/>
            <w:r w:rsidRPr="00673E06">
              <w:rPr>
                <w:rFonts w:ascii="宋体" w:eastAsia="宋体" w:hAnsi="宋体" w:hint="eastAsia"/>
                <w:b/>
              </w:rPr>
              <w:lastRenderedPageBreak/>
              <w:t>已预占总</w:t>
            </w:r>
            <w:proofErr w:type="gramEnd"/>
            <w:r w:rsidRPr="00673E06">
              <w:rPr>
                <w:rFonts w:ascii="宋体" w:eastAsia="宋体" w:hAnsi="宋体" w:hint="eastAsia"/>
                <w:b/>
              </w:rPr>
              <w:t>金额</w:t>
            </w:r>
          </w:p>
        </w:tc>
        <w:tc>
          <w:tcPr>
            <w:tcW w:w="709" w:type="dxa"/>
            <w:shd w:val="clear" w:color="auto" w:fill="B4C6E7" w:themeFill="accent1" w:themeFillTint="66"/>
          </w:tcPr>
          <w:p w14:paraId="15A4E0E8" w14:textId="77777777" w:rsidR="00F058CB" w:rsidRPr="00673E06" w:rsidRDefault="00F058CB" w:rsidP="00B36F33">
            <w:pPr>
              <w:jc w:val="center"/>
              <w:rPr>
                <w:rFonts w:ascii="宋体" w:eastAsia="宋体" w:hAnsi="宋体"/>
                <w:b/>
              </w:rPr>
            </w:pPr>
            <w:r w:rsidRPr="00673E06">
              <w:rPr>
                <w:rFonts w:ascii="宋体" w:eastAsia="宋体" w:hAnsi="宋体" w:hint="eastAsia"/>
                <w:b/>
              </w:rPr>
              <w:lastRenderedPageBreak/>
              <w:t>账户</w:t>
            </w:r>
            <w:r w:rsidRPr="00673E06">
              <w:rPr>
                <w:rFonts w:ascii="宋体" w:eastAsia="宋体" w:hAnsi="宋体" w:hint="eastAsia"/>
                <w:b/>
              </w:rPr>
              <w:lastRenderedPageBreak/>
              <w:t>当前可用余额</w:t>
            </w:r>
          </w:p>
        </w:tc>
      </w:tr>
      <w:tr w:rsidR="00F058CB" w:rsidRPr="00673E06" w14:paraId="6C391CDE" w14:textId="77777777" w:rsidTr="00B36F33">
        <w:tc>
          <w:tcPr>
            <w:tcW w:w="1134" w:type="dxa"/>
          </w:tcPr>
          <w:p w14:paraId="6221D9E7" w14:textId="77777777" w:rsidR="00F058CB" w:rsidRPr="00673E06" w:rsidRDefault="00F058CB" w:rsidP="00B36F33">
            <w:pPr>
              <w:rPr>
                <w:rFonts w:ascii="宋体" w:eastAsia="宋体" w:hAnsi="宋体"/>
              </w:rPr>
            </w:pPr>
            <w:r w:rsidRPr="00673E06">
              <w:rPr>
                <w:rFonts w:ascii="宋体" w:eastAsia="宋体" w:hAnsi="宋体" w:hint="eastAsia"/>
              </w:rPr>
              <w:lastRenderedPageBreak/>
              <w:t>商场的系统管理员</w:t>
            </w:r>
          </w:p>
        </w:tc>
        <w:tc>
          <w:tcPr>
            <w:tcW w:w="2127" w:type="dxa"/>
          </w:tcPr>
          <w:p w14:paraId="47B14EDB" w14:textId="77777777" w:rsidR="00F058CB" w:rsidRPr="00673E06" w:rsidRDefault="00F058CB" w:rsidP="00B36F33">
            <w:pPr>
              <w:rPr>
                <w:rFonts w:ascii="宋体" w:eastAsia="宋体" w:hAnsi="宋体"/>
              </w:rPr>
            </w:pPr>
            <w:r w:rsidRPr="00673E06">
              <w:rPr>
                <w:rFonts w:ascii="宋体" w:eastAsia="宋体" w:hAnsi="宋体" w:hint="eastAsia"/>
              </w:rPr>
              <w:t>【账户开通功能】购买C</w:t>
            </w:r>
            <w:r w:rsidRPr="00673E06">
              <w:rPr>
                <w:rFonts w:ascii="宋体" w:eastAsia="宋体" w:hAnsi="宋体"/>
              </w:rPr>
              <w:t>axa</w:t>
            </w:r>
            <w:r w:rsidRPr="00673E06">
              <w:rPr>
                <w:rFonts w:ascii="宋体" w:eastAsia="宋体" w:hAnsi="宋体" w:hint="eastAsia"/>
              </w:rPr>
              <w:t>设计软件开通账户服务</w:t>
            </w:r>
          </w:p>
        </w:tc>
        <w:tc>
          <w:tcPr>
            <w:tcW w:w="3685" w:type="dxa"/>
          </w:tcPr>
          <w:p w14:paraId="782AFC86" w14:textId="77777777" w:rsidR="00F058CB" w:rsidRPr="00673E06" w:rsidRDefault="00F058CB" w:rsidP="0059677D">
            <w:pPr>
              <w:pStyle w:val="a3"/>
              <w:numPr>
                <w:ilvl w:val="0"/>
                <w:numId w:val="46"/>
              </w:numPr>
              <w:ind w:firstLineChars="0"/>
              <w:rPr>
                <w:rFonts w:ascii="宋体" w:eastAsia="宋体" w:hAnsi="宋体"/>
              </w:rPr>
            </w:pPr>
            <w:r w:rsidRPr="00673E06">
              <w:rPr>
                <w:rFonts w:ascii="宋体" w:eastAsia="宋体" w:hAnsi="宋体" w:hint="eastAsia"/>
              </w:rPr>
              <w:t>创建该计费项目对应账户类型的账户；</w:t>
            </w:r>
          </w:p>
          <w:p w14:paraId="2426A022" w14:textId="77777777" w:rsidR="00F058CB" w:rsidRPr="00673E06" w:rsidRDefault="00F058CB" w:rsidP="0059677D">
            <w:pPr>
              <w:pStyle w:val="a3"/>
              <w:numPr>
                <w:ilvl w:val="0"/>
                <w:numId w:val="46"/>
              </w:numPr>
              <w:ind w:firstLineChars="0"/>
              <w:rPr>
                <w:rFonts w:ascii="宋体" w:eastAsia="宋体" w:hAnsi="宋体"/>
              </w:rPr>
            </w:pPr>
            <w:r w:rsidRPr="00673E06">
              <w:rPr>
                <w:rFonts w:ascii="宋体" w:eastAsia="宋体" w:hAnsi="宋体" w:hint="eastAsia"/>
              </w:rPr>
              <w:t>将账户当前余额、账户</w:t>
            </w:r>
            <w:proofErr w:type="gramStart"/>
            <w:r w:rsidRPr="00673E06">
              <w:rPr>
                <w:rFonts w:ascii="宋体" w:eastAsia="宋体" w:hAnsi="宋体" w:hint="eastAsia"/>
              </w:rPr>
              <w:t>已预占总</w:t>
            </w:r>
            <w:proofErr w:type="gramEnd"/>
            <w:r w:rsidRPr="00673E06">
              <w:rPr>
                <w:rFonts w:ascii="宋体" w:eastAsia="宋体" w:hAnsi="宋体" w:hint="eastAsia"/>
              </w:rPr>
              <w:t>金额置为0元；</w:t>
            </w:r>
          </w:p>
        </w:tc>
        <w:tc>
          <w:tcPr>
            <w:tcW w:w="709" w:type="dxa"/>
          </w:tcPr>
          <w:p w14:paraId="78DA1123" w14:textId="77777777" w:rsidR="00F058CB" w:rsidRPr="00673E06" w:rsidRDefault="00F058CB" w:rsidP="00B36F33">
            <w:pPr>
              <w:rPr>
                <w:rFonts w:ascii="宋体" w:eastAsia="宋体" w:hAnsi="宋体"/>
              </w:rPr>
            </w:pPr>
            <w:r w:rsidRPr="00673E06">
              <w:rPr>
                <w:rFonts w:ascii="宋体" w:eastAsia="宋体" w:hAnsi="宋体" w:hint="eastAsia"/>
              </w:rPr>
              <w:t>2</w:t>
            </w:r>
            <w:r w:rsidRPr="00673E06">
              <w:rPr>
                <w:rFonts w:ascii="宋体" w:eastAsia="宋体" w:hAnsi="宋体"/>
              </w:rPr>
              <w:t>00</w:t>
            </w:r>
          </w:p>
        </w:tc>
        <w:tc>
          <w:tcPr>
            <w:tcW w:w="709" w:type="dxa"/>
          </w:tcPr>
          <w:p w14:paraId="60D07548" w14:textId="77777777" w:rsidR="00F058CB" w:rsidRPr="00673E06" w:rsidRDefault="00F058CB" w:rsidP="00B36F33">
            <w:pPr>
              <w:rPr>
                <w:rFonts w:ascii="宋体" w:eastAsia="宋体" w:hAnsi="宋体"/>
              </w:rPr>
            </w:pPr>
            <w:r w:rsidRPr="00673E06">
              <w:rPr>
                <w:rFonts w:ascii="宋体" w:eastAsia="宋体" w:hAnsi="宋体" w:hint="eastAsia"/>
              </w:rPr>
              <w:t>-</w:t>
            </w:r>
            <w:r w:rsidRPr="00673E06">
              <w:rPr>
                <w:rFonts w:ascii="宋体" w:eastAsia="宋体" w:hAnsi="宋体"/>
              </w:rPr>
              <w:t>200</w:t>
            </w:r>
          </w:p>
        </w:tc>
        <w:tc>
          <w:tcPr>
            <w:tcW w:w="709" w:type="dxa"/>
          </w:tcPr>
          <w:p w14:paraId="383037E1" w14:textId="77777777" w:rsidR="00F058CB" w:rsidRPr="00673E06" w:rsidRDefault="00F058CB" w:rsidP="00B36F33">
            <w:pPr>
              <w:rPr>
                <w:rFonts w:ascii="宋体" w:eastAsia="宋体" w:hAnsi="宋体"/>
              </w:rPr>
            </w:pPr>
          </w:p>
        </w:tc>
        <w:tc>
          <w:tcPr>
            <w:tcW w:w="708" w:type="dxa"/>
          </w:tcPr>
          <w:p w14:paraId="2CDC7BB8" w14:textId="77777777" w:rsidR="00F058CB" w:rsidRPr="00673E06" w:rsidRDefault="00F058CB" w:rsidP="00B36F33">
            <w:pPr>
              <w:rPr>
                <w:rFonts w:ascii="宋体" w:eastAsia="宋体" w:hAnsi="宋体"/>
              </w:rPr>
            </w:pPr>
            <w:r w:rsidRPr="00673E06">
              <w:rPr>
                <w:rFonts w:ascii="宋体" w:eastAsia="宋体" w:hAnsi="宋体" w:hint="eastAsia"/>
              </w:rPr>
              <w:t>0</w:t>
            </w:r>
          </w:p>
        </w:tc>
        <w:tc>
          <w:tcPr>
            <w:tcW w:w="709" w:type="dxa"/>
          </w:tcPr>
          <w:p w14:paraId="2183188A" w14:textId="77777777" w:rsidR="00F058CB" w:rsidRPr="00673E06" w:rsidRDefault="00F058CB" w:rsidP="00B36F33">
            <w:pPr>
              <w:rPr>
                <w:rFonts w:ascii="宋体" w:eastAsia="宋体" w:hAnsi="宋体"/>
              </w:rPr>
            </w:pPr>
            <w:r w:rsidRPr="00673E06">
              <w:rPr>
                <w:rFonts w:ascii="宋体" w:eastAsia="宋体" w:hAnsi="宋体" w:hint="eastAsia"/>
              </w:rPr>
              <w:t>0</w:t>
            </w:r>
          </w:p>
        </w:tc>
        <w:tc>
          <w:tcPr>
            <w:tcW w:w="709" w:type="dxa"/>
          </w:tcPr>
          <w:p w14:paraId="3D511FAE" w14:textId="77777777" w:rsidR="00F058CB" w:rsidRPr="00673E06" w:rsidRDefault="00F058CB" w:rsidP="00B36F33">
            <w:pPr>
              <w:rPr>
                <w:rFonts w:ascii="宋体" w:eastAsia="宋体" w:hAnsi="宋体"/>
              </w:rPr>
            </w:pPr>
            <w:r w:rsidRPr="00673E06">
              <w:rPr>
                <w:rFonts w:ascii="宋体" w:eastAsia="宋体" w:hAnsi="宋体" w:hint="eastAsia"/>
              </w:rPr>
              <w:t>0</w:t>
            </w:r>
          </w:p>
        </w:tc>
      </w:tr>
      <w:tr w:rsidR="00F058CB" w:rsidRPr="00673E06" w14:paraId="355CD4D8" w14:textId="77777777" w:rsidTr="00B36F33">
        <w:tc>
          <w:tcPr>
            <w:tcW w:w="1134" w:type="dxa"/>
          </w:tcPr>
          <w:p w14:paraId="66155580" w14:textId="77777777" w:rsidR="00F058CB" w:rsidRPr="00673E06" w:rsidRDefault="00F058CB" w:rsidP="00B36F33">
            <w:pPr>
              <w:rPr>
                <w:rFonts w:ascii="宋体" w:eastAsia="宋体" w:hAnsi="宋体"/>
              </w:rPr>
            </w:pPr>
            <w:r w:rsidRPr="00673E06">
              <w:rPr>
                <w:rFonts w:ascii="宋体" w:eastAsia="宋体" w:hAnsi="宋体" w:hint="eastAsia"/>
              </w:rPr>
              <w:t>商场的系统管理员</w:t>
            </w:r>
          </w:p>
        </w:tc>
        <w:tc>
          <w:tcPr>
            <w:tcW w:w="2127" w:type="dxa"/>
          </w:tcPr>
          <w:p w14:paraId="5B7DFC38" w14:textId="77777777" w:rsidR="00F058CB" w:rsidRPr="00673E06" w:rsidRDefault="00F058CB" w:rsidP="00B36F33">
            <w:pPr>
              <w:rPr>
                <w:rFonts w:ascii="宋体" w:eastAsia="宋体" w:hAnsi="宋体"/>
              </w:rPr>
            </w:pPr>
            <w:r w:rsidRPr="00673E06">
              <w:rPr>
                <w:rFonts w:ascii="宋体" w:eastAsia="宋体" w:hAnsi="宋体" w:hint="eastAsia"/>
              </w:rPr>
              <w:t>【我的账号费用管理功能】caxa账户充值</w:t>
            </w:r>
          </w:p>
        </w:tc>
        <w:tc>
          <w:tcPr>
            <w:tcW w:w="3685" w:type="dxa"/>
          </w:tcPr>
          <w:p w14:paraId="0B41DFB1" w14:textId="77777777" w:rsidR="00F058CB" w:rsidRPr="00673E06" w:rsidRDefault="00F058CB" w:rsidP="00B36F33">
            <w:pPr>
              <w:rPr>
                <w:rFonts w:ascii="宋体" w:eastAsia="宋体" w:hAnsi="宋体"/>
              </w:rPr>
            </w:pPr>
            <w:r w:rsidRPr="00673E06">
              <w:rPr>
                <w:rFonts w:ascii="宋体" w:eastAsia="宋体" w:hAnsi="宋体" w:hint="eastAsia"/>
              </w:rPr>
              <w:t>根据已完成K</w:t>
            </w:r>
            <w:r w:rsidRPr="00673E06">
              <w:rPr>
                <w:rFonts w:ascii="宋体" w:eastAsia="宋体" w:hAnsi="宋体"/>
              </w:rPr>
              <w:t>3</w:t>
            </w:r>
            <w:r w:rsidRPr="00673E06">
              <w:rPr>
                <w:rFonts w:ascii="宋体" w:eastAsia="宋体" w:hAnsi="宋体" w:hint="eastAsia"/>
              </w:rPr>
              <w:t>账户扣款的K</w:t>
            </w:r>
            <w:r w:rsidRPr="00673E06">
              <w:rPr>
                <w:rFonts w:ascii="宋体" w:eastAsia="宋体" w:hAnsi="宋体"/>
              </w:rPr>
              <w:t>3</w:t>
            </w:r>
            <w:r w:rsidRPr="00673E06">
              <w:rPr>
                <w:rFonts w:ascii="宋体" w:eastAsia="宋体" w:hAnsi="宋体" w:hint="eastAsia"/>
              </w:rPr>
              <w:t>账户充值清单金额，给对应的本地账户充值</w:t>
            </w:r>
          </w:p>
        </w:tc>
        <w:tc>
          <w:tcPr>
            <w:tcW w:w="709" w:type="dxa"/>
          </w:tcPr>
          <w:p w14:paraId="792F39A0" w14:textId="77777777" w:rsidR="00F058CB" w:rsidRPr="00673E06" w:rsidRDefault="00F058CB" w:rsidP="00B36F33">
            <w:pPr>
              <w:rPr>
                <w:rFonts w:ascii="宋体" w:eastAsia="宋体" w:hAnsi="宋体"/>
              </w:rPr>
            </w:pPr>
            <w:r w:rsidRPr="00673E06">
              <w:rPr>
                <w:rFonts w:ascii="宋体" w:eastAsia="宋体" w:hAnsi="宋体" w:hint="eastAsia"/>
              </w:rPr>
              <w:t>5</w:t>
            </w:r>
            <w:r w:rsidRPr="00673E06">
              <w:rPr>
                <w:rFonts w:ascii="宋体" w:eastAsia="宋体" w:hAnsi="宋体"/>
              </w:rPr>
              <w:t>00</w:t>
            </w:r>
          </w:p>
        </w:tc>
        <w:tc>
          <w:tcPr>
            <w:tcW w:w="709" w:type="dxa"/>
          </w:tcPr>
          <w:p w14:paraId="23C2B566" w14:textId="77777777" w:rsidR="00F058CB" w:rsidRPr="00673E06" w:rsidRDefault="00F058CB" w:rsidP="00B36F33">
            <w:pPr>
              <w:rPr>
                <w:rFonts w:ascii="宋体" w:eastAsia="宋体" w:hAnsi="宋体"/>
              </w:rPr>
            </w:pPr>
            <w:r w:rsidRPr="00673E06">
              <w:rPr>
                <w:rFonts w:ascii="宋体" w:eastAsia="宋体" w:hAnsi="宋体" w:hint="eastAsia"/>
              </w:rPr>
              <w:t>-</w:t>
            </w:r>
            <w:r w:rsidRPr="00673E06">
              <w:rPr>
                <w:rFonts w:ascii="宋体" w:eastAsia="宋体" w:hAnsi="宋体"/>
              </w:rPr>
              <w:t>500</w:t>
            </w:r>
          </w:p>
        </w:tc>
        <w:tc>
          <w:tcPr>
            <w:tcW w:w="709" w:type="dxa"/>
          </w:tcPr>
          <w:p w14:paraId="7FB5D0B5" w14:textId="77777777" w:rsidR="00F058CB" w:rsidRPr="00673E06" w:rsidRDefault="00F058CB" w:rsidP="00B36F33">
            <w:pPr>
              <w:rPr>
                <w:rFonts w:ascii="宋体" w:eastAsia="宋体" w:hAnsi="宋体"/>
              </w:rPr>
            </w:pPr>
          </w:p>
        </w:tc>
        <w:tc>
          <w:tcPr>
            <w:tcW w:w="708" w:type="dxa"/>
          </w:tcPr>
          <w:p w14:paraId="7D14BAF8" w14:textId="77777777" w:rsidR="00F058CB" w:rsidRPr="00673E06" w:rsidRDefault="00F058CB" w:rsidP="00B36F33">
            <w:pPr>
              <w:rPr>
                <w:rFonts w:ascii="宋体" w:eastAsia="宋体" w:hAnsi="宋体"/>
              </w:rPr>
            </w:pPr>
            <w:r w:rsidRPr="00673E06">
              <w:rPr>
                <w:rFonts w:ascii="宋体" w:eastAsia="宋体" w:hAnsi="宋体" w:hint="eastAsia"/>
              </w:rPr>
              <w:t>5</w:t>
            </w:r>
            <w:r w:rsidRPr="00673E06">
              <w:rPr>
                <w:rFonts w:ascii="宋体" w:eastAsia="宋体" w:hAnsi="宋体"/>
              </w:rPr>
              <w:t>00</w:t>
            </w:r>
          </w:p>
        </w:tc>
        <w:tc>
          <w:tcPr>
            <w:tcW w:w="709" w:type="dxa"/>
          </w:tcPr>
          <w:p w14:paraId="1F55A8D1" w14:textId="77777777" w:rsidR="00F058CB" w:rsidRPr="00673E06" w:rsidRDefault="00F058CB" w:rsidP="00B36F33">
            <w:pPr>
              <w:rPr>
                <w:rFonts w:ascii="宋体" w:eastAsia="宋体" w:hAnsi="宋体"/>
              </w:rPr>
            </w:pPr>
          </w:p>
        </w:tc>
        <w:tc>
          <w:tcPr>
            <w:tcW w:w="709" w:type="dxa"/>
          </w:tcPr>
          <w:p w14:paraId="343A22FB" w14:textId="77777777" w:rsidR="00F058CB" w:rsidRPr="00673E06" w:rsidRDefault="00F058CB" w:rsidP="00B36F33">
            <w:pPr>
              <w:rPr>
                <w:rFonts w:ascii="宋体" w:eastAsia="宋体" w:hAnsi="宋体"/>
              </w:rPr>
            </w:pPr>
          </w:p>
        </w:tc>
      </w:tr>
      <w:tr w:rsidR="00F058CB" w:rsidRPr="00673E06" w14:paraId="0EE8739D" w14:textId="77777777" w:rsidTr="00B36F33">
        <w:tc>
          <w:tcPr>
            <w:tcW w:w="1134" w:type="dxa"/>
          </w:tcPr>
          <w:p w14:paraId="455E3E42" w14:textId="77777777" w:rsidR="00F058CB" w:rsidRPr="00673E06" w:rsidRDefault="00F058CB" w:rsidP="00B36F33">
            <w:pPr>
              <w:rPr>
                <w:rFonts w:ascii="宋体" w:eastAsia="宋体" w:hAnsi="宋体"/>
              </w:rPr>
            </w:pPr>
            <w:r w:rsidRPr="00673E06">
              <w:rPr>
                <w:rFonts w:ascii="宋体" w:eastAsia="宋体" w:hAnsi="宋体"/>
              </w:rPr>
              <w:t>C</w:t>
            </w:r>
            <w:r w:rsidRPr="00673E06">
              <w:rPr>
                <w:rFonts w:ascii="宋体" w:eastAsia="宋体" w:hAnsi="宋体" w:hint="eastAsia"/>
              </w:rPr>
              <w:t>axa设计软件</w:t>
            </w:r>
          </w:p>
        </w:tc>
        <w:tc>
          <w:tcPr>
            <w:tcW w:w="2127" w:type="dxa"/>
          </w:tcPr>
          <w:p w14:paraId="4B873102" w14:textId="77777777" w:rsidR="00F058CB" w:rsidRPr="00673E06" w:rsidRDefault="00F058CB" w:rsidP="00B36F33">
            <w:pPr>
              <w:rPr>
                <w:rFonts w:ascii="宋体" w:eastAsia="宋体" w:hAnsi="宋体"/>
              </w:rPr>
            </w:pPr>
            <w:r w:rsidRPr="00673E06">
              <w:rPr>
                <w:rFonts w:ascii="宋体" w:eastAsia="宋体" w:hAnsi="宋体" w:hint="eastAsia"/>
              </w:rPr>
              <w:t>【渲染服务发起】</w:t>
            </w:r>
            <w:proofErr w:type="gramStart"/>
            <w:r w:rsidRPr="00673E06">
              <w:rPr>
                <w:rFonts w:ascii="宋体" w:eastAsia="宋体" w:hAnsi="宋体" w:hint="eastAsia"/>
              </w:rPr>
              <w:t>超清图片</w:t>
            </w:r>
            <w:proofErr w:type="gramEnd"/>
            <w:r w:rsidRPr="00673E06">
              <w:rPr>
                <w:rFonts w:ascii="宋体" w:eastAsia="宋体" w:hAnsi="宋体" w:hint="eastAsia"/>
              </w:rPr>
              <w:t>渲染服务发起本地账户余额校验与</w:t>
            </w:r>
            <w:proofErr w:type="gramStart"/>
            <w:r w:rsidRPr="00673E06">
              <w:rPr>
                <w:rFonts w:ascii="宋体" w:eastAsia="宋体" w:hAnsi="宋体" w:hint="eastAsia"/>
              </w:rPr>
              <w:t>预扣费接</w:t>
            </w:r>
            <w:proofErr w:type="gramEnd"/>
            <w:r w:rsidRPr="00673E06">
              <w:rPr>
                <w:rFonts w:ascii="宋体" w:eastAsia="宋体" w:hAnsi="宋体" w:hint="eastAsia"/>
              </w:rPr>
              <w:t>口调用</w:t>
            </w:r>
          </w:p>
        </w:tc>
        <w:tc>
          <w:tcPr>
            <w:tcW w:w="3685" w:type="dxa"/>
          </w:tcPr>
          <w:p w14:paraId="1C6FFB10" w14:textId="77777777" w:rsidR="00F058CB" w:rsidRPr="00673E06" w:rsidRDefault="00F058CB" w:rsidP="00B36F33">
            <w:pPr>
              <w:rPr>
                <w:rFonts w:ascii="宋体" w:eastAsia="宋体" w:hAnsi="宋体"/>
              </w:rPr>
            </w:pPr>
            <w:r w:rsidRPr="00673E06">
              <w:rPr>
                <w:rFonts w:ascii="宋体" w:eastAsia="宋体" w:hAnsi="宋体" w:hint="eastAsia"/>
              </w:rPr>
              <w:t>1、生成本地</w:t>
            </w:r>
            <w:proofErr w:type="gramStart"/>
            <w:r w:rsidRPr="00673E06">
              <w:rPr>
                <w:rFonts w:ascii="宋体" w:eastAsia="宋体" w:hAnsi="宋体" w:hint="eastAsia"/>
              </w:rPr>
              <w:t>账户扣费清单</w:t>
            </w:r>
            <w:proofErr w:type="gramEnd"/>
            <w:r w:rsidRPr="00673E06">
              <w:rPr>
                <w:rFonts w:ascii="宋体" w:eastAsia="宋体" w:hAnsi="宋体" w:hint="eastAsia"/>
              </w:rPr>
              <w:t>的同时，更新账户</w:t>
            </w:r>
            <w:proofErr w:type="gramStart"/>
            <w:r w:rsidRPr="00673E06">
              <w:rPr>
                <w:rFonts w:ascii="宋体" w:eastAsia="宋体" w:hAnsi="宋体" w:hint="eastAsia"/>
              </w:rPr>
              <w:t>已预占</w:t>
            </w:r>
            <w:proofErr w:type="gramEnd"/>
            <w:r w:rsidRPr="00673E06">
              <w:rPr>
                <w:rFonts w:ascii="宋体" w:eastAsia="宋体" w:hAnsi="宋体" w:hint="eastAsia"/>
              </w:rPr>
              <w:t>总金额=当前的账户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tc>
        <w:tc>
          <w:tcPr>
            <w:tcW w:w="709" w:type="dxa"/>
          </w:tcPr>
          <w:p w14:paraId="0EFF466B"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723D33C9" w14:textId="77777777" w:rsidR="00F058CB" w:rsidRPr="00673E06" w:rsidRDefault="00F058CB" w:rsidP="00B36F33">
            <w:pPr>
              <w:rPr>
                <w:rFonts w:ascii="宋体" w:eastAsia="宋体" w:hAnsi="宋体"/>
              </w:rPr>
            </w:pPr>
          </w:p>
        </w:tc>
        <w:tc>
          <w:tcPr>
            <w:tcW w:w="709" w:type="dxa"/>
          </w:tcPr>
          <w:p w14:paraId="30F899B6" w14:textId="77777777" w:rsidR="00F058CB" w:rsidRPr="00673E06" w:rsidRDefault="00F058CB" w:rsidP="00B36F33">
            <w:pPr>
              <w:rPr>
                <w:rFonts w:ascii="宋体" w:eastAsia="宋体" w:hAnsi="宋体"/>
              </w:rPr>
            </w:pPr>
          </w:p>
        </w:tc>
        <w:tc>
          <w:tcPr>
            <w:tcW w:w="708" w:type="dxa"/>
          </w:tcPr>
          <w:p w14:paraId="4C2D9FFA" w14:textId="77777777" w:rsidR="00F058CB" w:rsidRPr="00673E06" w:rsidRDefault="00F058CB" w:rsidP="00B36F33">
            <w:pPr>
              <w:rPr>
                <w:rFonts w:ascii="宋体" w:eastAsia="宋体" w:hAnsi="宋体"/>
              </w:rPr>
            </w:pPr>
            <w:r w:rsidRPr="00673E06">
              <w:rPr>
                <w:rFonts w:ascii="宋体" w:eastAsia="宋体" w:hAnsi="宋体" w:hint="eastAsia"/>
              </w:rPr>
              <w:t>5</w:t>
            </w:r>
            <w:r w:rsidRPr="00673E06">
              <w:rPr>
                <w:rFonts w:ascii="宋体" w:eastAsia="宋体" w:hAnsi="宋体"/>
              </w:rPr>
              <w:t>00</w:t>
            </w:r>
          </w:p>
        </w:tc>
        <w:tc>
          <w:tcPr>
            <w:tcW w:w="709" w:type="dxa"/>
          </w:tcPr>
          <w:p w14:paraId="0D5F10E4"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1317B0DB"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r>
      <w:tr w:rsidR="00F058CB" w:rsidRPr="00673E06" w14:paraId="2A181CA7" w14:textId="77777777" w:rsidTr="00B36F33">
        <w:tc>
          <w:tcPr>
            <w:tcW w:w="1134" w:type="dxa"/>
          </w:tcPr>
          <w:p w14:paraId="06A80E67" w14:textId="77777777" w:rsidR="00F058CB" w:rsidRPr="00673E06" w:rsidRDefault="00F058CB" w:rsidP="00B36F33">
            <w:pPr>
              <w:rPr>
                <w:rFonts w:ascii="宋体" w:eastAsia="宋体" w:hAnsi="宋体"/>
              </w:rPr>
            </w:pPr>
            <w:r w:rsidRPr="00673E06">
              <w:rPr>
                <w:rFonts w:ascii="宋体" w:eastAsia="宋体" w:hAnsi="宋体"/>
              </w:rPr>
              <w:t>C</w:t>
            </w:r>
            <w:r w:rsidRPr="00673E06">
              <w:rPr>
                <w:rFonts w:ascii="宋体" w:eastAsia="宋体" w:hAnsi="宋体" w:hint="eastAsia"/>
              </w:rPr>
              <w:t>axa设计软件</w:t>
            </w:r>
          </w:p>
        </w:tc>
        <w:tc>
          <w:tcPr>
            <w:tcW w:w="2127" w:type="dxa"/>
          </w:tcPr>
          <w:p w14:paraId="783D3A04" w14:textId="77777777" w:rsidR="00F058CB" w:rsidRPr="00673E06" w:rsidRDefault="00F058CB" w:rsidP="00B36F33">
            <w:pPr>
              <w:rPr>
                <w:rFonts w:ascii="宋体" w:eastAsia="宋体" w:hAnsi="宋体"/>
              </w:rPr>
            </w:pPr>
            <w:r w:rsidRPr="00673E06">
              <w:rPr>
                <w:rFonts w:ascii="宋体" w:eastAsia="宋体" w:hAnsi="宋体" w:hint="eastAsia"/>
              </w:rPr>
              <w:t>【渲染服务发起】</w:t>
            </w:r>
            <w:proofErr w:type="gramStart"/>
            <w:r w:rsidRPr="00673E06">
              <w:rPr>
                <w:rFonts w:ascii="宋体" w:eastAsia="宋体" w:hAnsi="宋体" w:hint="eastAsia"/>
              </w:rPr>
              <w:t>超清图片</w:t>
            </w:r>
            <w:proofErr w:type="gramEnd"/>
            <w:r w:rsidRPr="00673E06">
              <w:rPr>
                <w:rFonts w:ascii="宋体" w:eastAsia="宋体" w:hAnsi="宋体" w:hint="eastAsia"/>
              </w:rPr>
              <w:t>渲染服务</w:t>
            </w:r>
            <w:proofErr w:type="gramStart"/>
            <w:r w:rsidRPr="00673E06">
              <w:rPr>
                <w:rFonts w:ascii="宋体" w:eastAsia="宋体" w:hAnsi="宋体" w:hint="eastAsia"/>
              </w:rPr>
              <w:t>发扣费清</w:t>
            </w:r>
            <w:proofErr w:type="gramEnd"/>
            <w:r w:rsidRPr="00673E06">
              <w:rPr>
                <w:rFonts w:ascii="宋体" w:eastAsia="宋体" w:hAnsi="宋体" w:hint="eastAsia"/>
              </w:rPr>
              <w:t>单实扣接口</w:t>
            </w:r>
          </w:p>
        </w:tc>
        <w:tc>
          <w:tcPr>
            <w:tcW w:w="3685" w:type="dxa"/>
          </w:tcPr>
          <w:p w14:paraId="5FE798EC" w14:textId="77777777" w:rsidR="00F058CB" w:rsidRPr="00673E06" w:rsidRDefault="00F058CB" w:rsidP="00B36F33">
            <w:pPr>
              <w:rPr>
                <w:rFonts w:ascii="宋体" w:eastAsia="宋体" w:hAnsi="宋体"/>
              </w:rPr>
            </w:pPr>
            <w:r w:rsidRPr="00673E06">
              <w:rPr>
                <w:rFonts w:ascii="宋体" w:eastAsia="宋体" w:hAnsi="宋体" w:hint="eastAsia"/>
              </w:rPr>
              <w:t>通过事务处理，确保对账户当前余额、账户</w:t>
            </w:r>
            <w:proofErr w:type="gramStart"/>
            <w:r w:rsidRPr="00673E06">
              <w:rPr>
                <w:rFonts w:ascii="宋体" w:eastAsia="宋体" w:hAnsi="宋体" w:hint="eastAsia"/>
              </w:rPr>
              <w:t>已预占总</w:t>
            </w:r>
            <w:proofErr w:type="gramEnd"/>
            <w:r w:rsidRPr="00673E06">
              <w:rPr>
                <w:rFonts w:ascii="宋体" w:eastAsia="宋体" w:hAnsi="宋体" w:hint="eastAsia"/>
              </w:rPr>
              <w:t>金额的统一调整，调整规则：</w:t>
            </w:r>
          </w:p>
          <w:p w14:paraId="52E27E1C" w14:textId="77777777" w:rsidR="00F058CB" w:rsidRPr="00673E06" w:rsidRDefault="00F058CB" w:rsidP="0059677D">
            <w:pPr>
              <w:pStyle w:val="a3"/>
              <w:numPr>
                <w:ilvl w:val="0"/>
                <w:numId w:val="47"/>
              </w:numPr>
              <w:ind w:firstLineChars="0"/>
              <w:rPr>
                <w:rFonts w:ascii="宋体" w:eastAsia="宋体" w:hAnsi="宋体"/>
              </w:rPr>
            </w:pPr>
            <w:r w:rsidRPr="00673E06">
              <w:rPr>
                <w:rFonts w:ascii="宋体" w:eastAsia="宋体" w:hAnsi="宋体" w:hint="eastAsia"/>
              </w:rPr>
              <w:t>更新账户</w:t>
            </w:r>
            <w:proofErr w:type="gramStart"/>
            <w:r w:rsidRPr="00673E06">
              <w:rPr>
                <w:rFonts w:ascii="宋体" w:eastAsia="宋体" w:hAnsi="宋体" w:hint="eastAsia"/>
              </w:rPr>
              <w:t>已预占总</w:t>
            </w:r>
            <w:proofErr w:type="gramEnd"/>
            <w:r w:rsidRPr="00673E06">
              <w:rPr>
                <w:rFonts w:ascii="宋体" w:eastAsia="宋体" w:hAnsi="宋体" w:hint="eastAsia"/>
              </w:rPr>
              <w:t>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p w14:paraId="560CD2FC" w14:textId="77777777" w:rsidR="00F058CB" w:rsidRPr="00673E06" w:rsidRDefault="00F058CB" w:rsidP="0059677D">
            <w:pPr>
              <w:pStyle w:val="a3"/>
              <w:numPr>
                <w:ilvl w:val="0"/>
                <w:numId w:val="47"/>
              </w:numPr>
              <w:ind w:firstLineChars="0"/>
              <w:rPr>
                <w:rFonts w:ascii="宋体" w:eastAsia="宋体" w:hAnsi="宋体"/>
              </w:rPr>
            </w:pPr>
            <w:r w:rsidRPr="00673E06">
              <w:rPr>
                <w:rFonts w:ascii="宋体" w:eastAsia="宋体" w:hAnsi="宋体" w:hint="eastAsia"/>
              </w:rPr>
              <w:t>更新账户当前余额=当前的账户当前余额-</w:t>
            </w:r>
            <w:proofErr w:type="gramStart"/>
            <w:r w:rsidRPr="00673E06">
              <w:rPr>
                <w:rFonts w:ascii="宋体" w:eastAsia="宋体" w:hAnsi="宋体" w:hint="eastAsia"/>
              </w:rPr>
              <w:t>本次扣费清单</w:t>
            </w:r>
            <w:proofErr w:type="gramEnd"/>
            <w:r w:rsidRPr="00673E06">
              <w:rPr>
                <w:rFonts w:ascii="宋体" w:eastAsia="宋体" w:hAnsi="宋体" w:hint="eastAsia"/>
              </w:rPr>
              <w:t>金额；</w:t>
            </w:r>
          </w:p>
        </w:tc>
        <w:tc>
          <w:tcPr>
            <w:tcW w:w="709" w:type="dxa"/>
          </w:tcPr>
          <w:p w14:paraId="4506ED15" w14:textId="77777777" w:rsidR="00F058CB" w:rsidRPr="00673E06" w:rsidRDefault="00F058CB" w:rsidP="00B36F33">
            <w:pPr>
              <w:rPr>
                <w:rFonts w:ascii="宋体" w:eastAsia="宋体" w:hAnsi="宋体"/>
              </w:rPr>
            </w:pPr>
          </w:p>
        </w:tc>
        <w:tc>
          <w:tcPr>
            <w:tcW w:w="709" w:type="dxa"/>
          </w:tcPr>
          <w:p w14:paraId="35C208CF" w14:textId="77777777" w:rsidR="00F058CB" w:rsidRPr="00673E06" w:rsidRDefault="00F058CB" w:rsidP="00B36F33">
            <w:pPr>
              <w:rPr>
                <w:rFonts w:ascii="宋体" w:eastAsia="宋体" w:hAnsi="宋体"/>
              </w:rPr>
            </w:pPr>
          </w:p>
        </w:tc>
        <w:tc>
          <w:tcPr>
            <w:tcW w:w="709" w:type="dxa"/>
          </w:tcPr>
          <w:p w14:paraId="6FD8C04B" w14:textId="77777777" w:rsidR="00F058CB" w:rsidRPr="00673E06" w:rsidRDefault="00F058CB" w:rsidP="00B36F33">
            <w:pPr>
              <w:rPr>
                <w:rFonts w:ascii="宋体" w:eastAsia="宋体" w:hAnsi="宋体"/>
              </w:rPr>
            </w:pPr>
          </w:p>
        </w:tc>
        <w:tc>
          <w:tcPr>
            <w:tcW w:w="708" w:type="dxa"/>
          </w:tcPr>
          <w:p w14:paraId="6955E7F1"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c>
          <w:tcPr>
            <w:tcW w:w="709" w:type="dxa"/>
          </w:tcPr>
          <w:p w14:paraId="1FAFFB91" w14:textId="77777777" w:rsidR="00F058CB" w:rsidRPr="00673E06" w:rsidRDefault="00F058CB" w:rsidP="00B36F33">
            <w:pPr>
              <w:rPr>
                <w:rFonts w:ascii="宋体" w:eastAsia="宋体" w:hAnsi="宋体"/>
              </w:rPr>
            </w:pPr>
            <w:r w:rsidRPr="00673E06">
              <w:rPr>
                <w:rFonts w:ascii="宋体" w:eastAsia="宋体" w:hAnsi="宋体" w:hint="eastAsia"/>
              </w:rPr>
              <w:t>0</w:t>
            </w:r>
          </w:p>
        </w:tc>
        <w:tc>
          <w:tcPr>
            <w:tcW w:w="709" w:type="dxa"/>
          </w:tcPr>
          <w:p w14:paraId="3D52BC8C"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r>
      <w:tr w:rsidR="00F058CB" w:rsidRPr="00673E06" w14:paraId="6D1B43A9" w14:textId="77777777" w:rsidTr="00B36F33">
        <w:tc>
          <w:tcPr>
            <w:tcW w:w="1134" w:type="dxa"/>
          </w:tcPr>
          <w:p w14:paraId="7A100BAE" w14:textId="77777777" w:rsidR="00F058CB" w:rsidRPr="00673E06" w:rsidRDefault="00F058CB" w:rsidP="00B36F33">
            <w:pPr>
              <w:rPr>
                <w:rFonts w:ascii="宋体" w:eastAsia="宋体" w:hAnsi="宋体"/>
              </w:rPr>
            </w:pPr>
            <w:r w:rsidRPr="00673E06">
              <w:rPr>
                <w:rFonts w:ascii="宋体" w:eastAsia="宋体" w:hAnsi="宋体"/>
              </w:rPr>
              <w:t>C</w:t>
            </w:r>
            <w:r w:rsidRPr="00673E06">
              <w:rPr>
                <w:rFonts w:ascii="宋体" w:eastAsia="宋体" w:hAnsi="宋体" w:hint="eastAsia"/>
              </w:rPr>
              <w:t>axa设计软件</w:t>
            </w:r>
          </w:p>
        </w:tc>
        <w:tc>
          <w:tcPr>
            <w:tcW w:w="2127" w:type="dxa"/>
          </w:tcPr>
          <w:p w14:paraId="549D0A52" w14:textId="77777777" w:rsidR="00F058CB" w:rsidRPr="00673E06" w:rsidRDefault="00F058CB" w:rsidP="00B36F33">
            <w:pPr>
              <w:rPr>
                <w:rFonts w:ascii="宋体" w:eastAsia="宋体" w:hAnsi="宋体"/>
              </w:rPr>
            </w:pPr>
            <w:r w:rsidRPr="00673E06">
              <w:rPr>
                <w:rFonts w:ascii="宋体" w:eastAsia="宋体" w:hAnsi="宋体" w:hint="eastAsia"/>
              </w:rPr>
              <w:t>【渲染服务发起】</w:t>
            </w:r>
            <w:proofErr w:type="gramStart"/>
            <w:r w:rsidRPr="00673E06">
              <w:rPr>
                <w:rFonts w:ascii="宋体" w:eastAsia="宋体" w:hAnsi="宋体" w:hint="eastAsia"/>
              </w:rPr>
              <w:t>超清图片</w:t>
            </w:r>
            <w:proofErr w:type="gramEnd"/>
            <w:r w:rsidRPr="00673E06">
              <w:rPr>
                <w:rFonts w:ascii="宋体" w:eastAsia="宋体" w:hAnsi="宋体" w:hint="eastAsia"/>
              </w:rPr>
              <w:t>渲染服务发起本地账户余额校验与</w:t>
            </w:r>
            <w:proofErr w:type="gramStart"/>
            <w:r w:rsidRPr="00673E06">
              <w:rPr>
                <w:rFonts w:ascii="宋体" w:eastAsia="宋体" w:hAnsi="宋体" w:hint="eastAsia"/>
              </w:rPr>
              <w:t>预扣费接</w:t>
            </w:r>
            <w:proofErr w:type="gramEnd"/>
            <w:r w:rsidRPr="00673E06">
              <w:rPr>
                <w:rFonts w:ascii="宋体" w:eastAsia="宋体" w:hAnsi="宋体" w:hint="eastAsia"/>
              </w:rPr>
              <w:t>口调用</w:t>
            </w:r>
          </w:p>
        </w:tc>
        <w:tc>
          <w:tcPr>
            <w:tcW w:w="3685" w:type="dxa"/>
          </w:tcPr>
          <w:p w14:paraId="27A1CC39" w14:textId="77777777" w:rsidR="00F058CB" w:rsidRPr="00673E06" w:rsidRDefault="00F058CB" w:rsidP="00B36F33">
            <w:pPr>
              <w:rPr>
                <w:rFonts w:ascii="宋体" w:eastAsia="宋体" w:hAnsi="宋体"/>
              </w:rPr>
            </w:pPr>
            <w:r w:rsidRPr="00673E06">
              <w:rPr>
                <w:rFonts w:ascii="宋体" w:eastAsia="宋体" w:hAnsi="宋体" w:hint="eastAsia"/>
              </w:rPr>
              <w:t>1、生成本地</w:t>
            </w:r>
            <w:proofErr w:type="gramStart"/>
            <w:r w:rsidRPr="00673E06">
              <w:rPr>
                <w:rFonts w:ascii="宋体" w:eastAsia="宋体" w:hAnsi="宋体" w:hint="eastAsia"/>
              </w:rPr>
              <w:t>账户扣费清单</w:t>
            </w:r>
            <w:proofErr w:type="gramEnd"/>
            <w:r w:rsidRPr="00673E06">
              <w:rPr>
                <w:rFonts w:ascii="宋体" w:eastAsia="宋体" w:hAnsi="宋体" w:hint="eastAsia"/>
              </w:rPr>
              <w:t>的同时，更新账户</w:t>
            </w:r>
            <w:proofErr w:type="gramStart"/>
            <w:r w:rsidRPr="00673E06">
              <w:rPr>
                <w:rFonts w:ascii="宋体" w:eastAsia="宋体" w:hAnsi="宋体" w:hint="eastAsia"/>
              </w:rPr>
              <w:t>已预占</w:t>
            </w:r>
            <w:proofErr w:type="gramEnd"/>
            <w:r w:rsidRPr="00673E06">
              <w:rPr>
                <w:rFonts w:ascii="宋体" w:eastAsia="宋体" w:hAnsi="宋体" w:hint="eastAsia"/>
              </w:rPr>
              <w:t>总金额=当前的账户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tc>
        <w:tc>
          <w:tcPr>
            <w:tcW w:w="709" w:type="dxa"/>
          </w:tcPr>
          <w:p w14:paraId="052477C9"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6313FBA9" w14:textId="77777777" w:rsidR="00F058CB" w:rsidRPr="00673E06" w:rsidRDefault="00F058CB" w:rsidP="00B36F33">
            <w:pPr>
              <w:rPr>
                <w:rFonts w:ascii="宋体" w:eastAsia="宋体" w:hAnsi="宋体"/>
              </w:rPr>
            </w:pPr>
          </w:p>
        </w:tc>
        <w:tc>
          <w:tcPr>
            <w:tcW w:w="709" w:type="dxa"/>
          </w:tcPr>
          <w:p w14:paraId="10AA7197" w14:textId="77777777" w:rsidR="00F058CB" w:rsidRPr="00673E06" w:rsidRDefault="00F058CB" w:rsidP="00B36F33">
            <w:pPr>
              <w:rPr>
                <w:rFonts w:ascii="宋体" w:eastAsia="宋体" w:hAnsi="宋体"/>
              </w:rPr>
            </w:pPr>
          </w:p>
        </w:tc>
        <w:tc>
          <w:tcPr>
            <w:tcW w:w="708" w:type="dxa"/>
          </w:tcPr>
          <w:p w14:paraId="75D4769C"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c>
          <w:tcPr>
            <w:tcW w:w="709" w:type="dxa"/>
          </w:tcPr>
          <w:p w14:paraId="72D726D2" w14:textId="77777777" w:rsidR="00F058CB" w:rsidRPr="00673E06" w:rsidRDefault="00F058CB" w:rsidP="00B36F33">
            <w:pPr>
              <w:rPr>
                <w:rFonts w:ascii="宋体" w:eastAsia="宋体" w:hAnsi="宋体"/>
              </w:rPr>
            </w:pPr>
            <w:r w:rsidRPr="00673E06">
              <w:rPr>
                <w:rFonts w:ascii="宋体" w:eastAsia="宋体" w:hAnsi="宋体"/>
              </w:rPr>
              <w:t>3</w:t>
            </w:r>
          </w:p>
        </w:tc>
        <w:tc>
          <w:tcPr>
            <w:tcW w:w="709" w:type="dxa"/>
          </w:tcPr>
          <w:p w14:paraId="42F932B6"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94</w:t>
            </w:r>
          </w:p>
        </w:tc>
      </w:tr>
      <w:tr w:rsidR="00F058CB" w:rsidRPr="00673E06" w14:paraId="05CD66A7" w14:textId="77777777" w:rsidTr="00B36F33">
        <w:tc>
          <w:tcPr>
            <w:tcW w:w="1134" w:type="dxa"/>
          </w:tcPr>
          <w:p w14:paraId="49FF988A" w14:textId="77777777" w:rsidR="00F058CB" w:rsidRPr="00673E06" w:rsidRDefault="00F058CB" w:rsidP="00B36F33">
            <w:pPr>
              <w:rPr>
                <w:rFonts w:ascii="宋体" w:eastAsia="宋体" w:hAnsi="宋体"/>
              </w:rPr>
            </w:pPr>
            <w:r w:rsidRPr="00673E06">
              <w:rPr>
                <w:rFonts w:ascii="宋体" w:eastAsia="宋体" w:hAnsi="宋体" w:hint="eastAsia"/>
              </w:rPr>
              <w:t>欧派集团系统管理员</w:t>
            </w:r>
          </w:p>
        </w:tc>
        <w:tc>
          <w:tcPr>
            <w:tcW w:w="2127" w:type="dxa"/>
          </w:tcPr>
          <w:p w14:paraId="6D8BC092" w14:textId="77777777" w:rsidR="00F058CB" w:rsidRPr="00673E06" w:rsidRDefault="00F058CB" w:rsidP="00B36F33">
            <w:pPr>
              <w:rPr>
                <w:rFonts w:ascii="宋体" w:eastAsia="宋体" w:hAnsi="宋体"/>
              </w:rPr>
            </w:pPr>
            <w:r w:rsidRPr="00673E06">
              <w:rPr>
                <w:rFonts w:ascii="宋体" w:eastAsia="宋体" w:hAnsi="宋体" w:hint="eastAsia"/>
              </w:rPr>
              <w:t>【全集团本地账户扣费清单管理】</w:t>
            </w:r>
            <w:proofErr w:type="gramStart"/>
            <w:r w:rsidRPr="00673E06">
              <w:rPr>
                <w:rFonts w:ascii="宋体" w:eastAsia="宋体" w:hAnsi="宋体" w:hint="eastAsia"/>
              </w:rPr>
              <w:t>释放预占</w:t>
            </w:r>
            <w:proofErr w:type="gramEnd"/>
          </w:p>
        </w:tc>
        <w:tc>
          <w:tcPr>
            <w:tcW w:w="3685" w:type="dxa"/>
          </w:tcPr>
          <w:p w14:paraId="25678419" w14:textId="77777777" w:rsidR="00F058CB" w:rsidRPr="00673E06" w:rsidRDefault="00F058CB" w:rsidP="0059677D">
            <w:pPr>
              <w:pStyle w:val="a3"/>
              <w:numPr>
                <w:ilvl w:val="0"/>
                <w:numId w:val="48"/>
              </w:numPr>
              <w:ind w:firstLineChars="0"/>
              <w:rPr>
                <w:rFonts w:ascii="宋体" w:eastAsia="宋体" w:hAnsi="宋体"/>
              </w:rPr>
            </w:pPr>
            <w:r w:rsidRPr="00673E06">
              <w:rPr>
                <w:rFonts w:ascii="宋体" w:eastAsia="宋体" w:hAnsi="宋体" w:hint="eastAsia"/>
              </w:rPr>
              <w:t>将该费用清单状态置为已释放费用清单；</w:t>
            </w:r>
          </w:p>
          <w:p w14:paraId="0F436BA8" w14:textId="77777777" w:rsidR="00F058CB" w:rsidRPr="00673E06" w:rsidRDefault="00F058CB" w:rsidP="0059677D">
            <w:pPr>
              <w:pStyle w:val="a3"/>
              <w:numPr>
                <w:ilvl w:val="0"/>
                <w:numId w:val="48"/>
              </w:numPr>
              <w:ind w:firstLineChars="0"/>
              <w:rPr>
                <w:rFonts w:ascii="宋体" w:eastAsia="宋体" w:hAnsi="宋体"/>
              </w:rPr>
            </w:pPr>
            <w:r w:rsidRPr="00673E06">
              <w:rPr>
                <w:rFonts w:ascii="宋体" w:eastAsia="宋体" w:hAnsi="宋体" w:hint="eastAsia"/>
              </w:rPr>
              <w:t>更新账户</w:t>
            </w:r>
            <w:proofErr w:type="gramStart"/>
            <w:r w:rsidRPr="00673E06">
              <w:rPr>
                <w:rFonts w:ascii="宋体" w:eastAsia="宋体" w:hAnsi="宋体" w:hint="eastAsia"/>
              </w:rPr>
              <w:t>已预占总</w:t>
            </w:r>
            <w:proofErr w:type="gramEnd"/>
            <w:r w:rsidRPr="00673E06">
              <w:rPr>
                <w:rFonts w:ascii="宋体" w:eastAsia="宋体" w:hAnsi="宋体" w:hint="eastAsia"/>
              </w:rPr>
              <w:t>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tc>
        <w:tc>
          <w:tcPr>
            <w:tcW w:w="709" w:type="dxa"/>
          </w:tcPr>
          <w:p w14:paraId="2885C4D4" w14:textId="77777777" w:rsidR="00F058CB" w:rsidRPr="00673E06" w:rsidRDefault="00F058CB" w:rsidP="00B36F33">
            <w:pPr>
              <w:rPr>
                <w:rFonts w:ascii="宋体" w:eastAsia="宋体" w:hAnsi="宋体"/>
              </w:rPr>
            </w:pPr>
          </w:p>
        </w:tc>
        <w:tc>
          <w:tcPr>
            <w:tcW w:w="709" w:type="dxa"/>
          </w:tcPr>
          <w:p w14:paraId="2EDCC6B8" w14:textId="77777777" w:rsidR="00F058CB" w:rsidRPr="00673E06" w:rsidRDefault="00F058CB" w:rsidP="00B36F33">
            <w:pPr>
              <w:rPr>
                <w:rFonts w:ascii="宋体" w:eastAsia="宋体" w:hAnsi="宋体"/>
              </w:rPr>
            </w:pPr>
          </w:p>
        </w:tc>
        <w:tc>
          <w:tcPr>
            <w:tcW w:w="709" w:type="dxa"/>
          </w:tcPr>
          <w:p w14:paraId="66C0422E" w14:textId="77777777" w:rsidR="00F058CB" w:rsidRPr="00673E06" w:rsidRDefault="00F058CB" w:rsidP="00B36F33">
            <w:pPr>
              <w:rPr>
                <w:rFonts w:ascii="宋体" w:eastAsia="宋体" w:hAnsi="宋体"/>
              </w:rPr>
            </w:pPr>
          </w:p>
        </w:tc>
        <w:tc>
          <w:tcPr>
            <w:tcW w:w="708" w:type="dxa"/>
          </w:tcPr>
          <w:p w14:paraId="78B7C788"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c>
          <w:tcPr>
            <w:tcW w:w="709" w:type="dxa"/>
          </w:tcPr>
          <w:p w14:paraId="3D6EB108" w14:textId="77777777" w:rsidR="00F058CB" w:rsidRPr="00673E06" w:rsidRDefault="00F058CB" w:rsidP="00B36F33">
            <w:pPr>
              <w:rPr>
                <w:rFonts w:ascii="宋体" w:eastAsia="宋体" w:hAnsi="宋体"/>
              </w:rPr>
            </w:pPr>
            <w:r w:rsidRPr="00673E06">
              <w:rPr>
                <w:rFonts w:ascii="宋体" w:eastAsia="宋体" w:hAnsi="宋体" w:hint="eastAsia"/>
              </w:rPr>
              <w:t>0</w:t>
            </w:r>
          </w:p>
        </w:tc>
        <w:tc>
          <w:tcPr>
            <w:tcW w:w="709" w:type="dxa"/>
          </w:tcPr>
          <w:p w14:paraId="5A8A46DD"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r>
      <w:tr w:rsidR="00F058CB" w:rsidRPr="00673E06" w14:paraId="4B3FBCD2" w14:textId="77777777" w:rsidTr="00B36F33">
        <w:tc>
          <w:tcPr>
            <w:tcW w:w="1134" w:type="dxa"/>
          </w:tcPr>
          <w:p w14:paraId="33E7CA65" w14:textId="77777777" w:rsidR="00F058CB" w:rsidRPr="00673E06" w:rsidRDefault="00F058CB" w:rsidP="00B36F33">
            <w:pPr>
              <w:rPr>
                <w:rFonts w:ascii="宋体" w:eastAsia="宋体" w:hAnsi="宋体"/>
              </w:rPr>
            </w:pPr>
            <w:r w:rsidRPr="00673E06">
              <w:rPr>
                <w:rFonts w:ascii="宋体" w:eastAsia="宋体" w:hAnsi="宋体"/>
              </w:rPr>
              <w:t>C</w:t>
            </w:r>
            <w:r w:rsidRPr="00673E06">
              <w:rPr>
                <w:rFonts w:ascii="宋体" w:eastAsia="宋体" w:hAnsi="宋体" w:hint="eastAsia"/>
              </w:rPr>
              <w:t>axa设计软件</w:t>
            </w:r>
          </w:p>
        </w:tc>
        <w:tc>
          <w:tcPr>
            <w:tcW w:w="2127" w:type="dxa"/>
          </w:tcPr>
          <w:p w14:paraId="5E4C413B" w14:textId="77777777" w:rsidR="00F058CB" w:rsidRPr="00673E06" w:rsidRDefault="00F058CB" w:rsidP="00B36F33">
            <w:pPr>
              <w:rPr>
                <w:rFonts w:ascii="宋体" w:eastAsia="宋体" w:hAnsi="宋体"/>
              </w:rPr>
            </w:pPr>
            <w:r w:rsidRPr="00673E06">
              <w:rPr>
                <w:rFonts w:ascii="宋体" w:eastAsia="宋体" w:hAnsi="宋体" w:hint="eastAsia"/>
              </w:rPr>
              <w:t>【渲染服务发起】</w:t>
            </w:r>
            <w:proofErr w:type="gramStart"/>
            <w:r w:rsidRPr="00673E06">
              <w:rPr>
                <w:rFonts w:ascii="宋体" w:eastAsia="宋体" w:hAnsi="宋体" w:hint="eastAsia"/>
              </w:rPr>
              <w:t>超清图片</w:t>
            </w:r>
            <w:proofErr w:type="gramEnd"/>
            <w:r w:rsidRPr="00673E06">
              <w:rPr>
                <w:rFonts w:ascii="宋体" w:eastAsia="宋体" w:hAnsi="宋体" w:hint="eastAsia"/>
              </w:rPr>
              <w:t>渲染服务发起本地账户余额校验与</w:t>
            </w:r>
            <w:proofErr w:type="gramStart"/>
            <w:r w:rsidRPr="00673E06">
              <w:rPr>
                <w:rFonts w:ascii="宋体" w:eastAsia="宋体" w:hAnsi="宋体" w:hint="eastAsia"/>
              </w:rPr>
              <w:t>预扣费接</w:t>
            </w:r>
            <w:proofErr w:type="gramEnd"/>
            <w:r w:rsidRPr="00673E06">
              <w:rPr>
                <w:rFonts w:ascii="宋体" w:eastAsia="宋体" w:hAnsi="宋体" w:hint="eastAsia"/>
              </w:rPr>
              <w:t>口调用</w:t>
            </w:r>
          </w:p>
        </w:tc>
        <w:tc>
          <w:tcPr>
            <w:tcW w:w="3685" w:type="dxa"/>
          </w:tcPr>
          <w:p w14:paraId="2E6F6BA5" w14:textId="77777777" w:rsidR="00F058CB" w:rsidRPr="00673E06" w:rsidRDefault="00F058CB" w:rsidP="0059677D">
            <w:pPr>
              <w:pStyle w:val="a3"/>
              <w:numPr>
                <w:ilvl w:val="0"/>
                <w:numId w:val="49"/>
              </w:numPr>
              <w:ind w:firstLineChars="0"/>
              <w:rPr>
                <w:rFonts w:ascii="宋体" w:eastAsia="宋体" w:hAnsi="宋体"/>
              </w:rPr>
            </w:pPr>
            <w:r w:rsidRPr="00673E06">
              <w:rPr>
                <w:rFonts w:ascii="宋体" w:eastAsia="宋体" w:hAnsi="宋体" w:hint="eastAsia"/>
              </w:rPr>
              <w:t>生成本地</w:t>
            </w:r>
            <w:proofErr w:type="gramStart"/>
            <w:r w:rsidRPr="00673E06">
              <w:rPr>
                <w:rFonts w:ascii="宋体" w:eastAsia="宋体" w:hAnsi="宋体" w:hint="eastAsia"/>
              </w:rPr>
              <w:t>账户扣费清单</w:t>
            </w:r>
            <w:proofErr w:type="gramEnd"/>
            <w:r w:rsidRPr="00673E06">
              <w:rPr>
                <w:rFonts w:ascii="宋体" w:eastAsia="宋体" w:hAnsi="宋体" w:hint="eastAsia"/>
              </w:rPr>
              <w:t>的同时，更新账户</w:t>
            </w:r>
            <w:proofErr w:type="gramStart"/>
            <w:r w:rsidRPr="00673E06">
              <w:rPr>
                <w:rFonts w:ascii="宋体" w:eastAsia="宋体" w:hAnsi="宋体" w:hint="eastAsia"/>
              </w:rPr>
              <w:t>已预占</w:t>
            </w:r>
            <w:proofErr w:type="gramEnd"/>
            <w:r w:rsidRPr="00673E06">
              <w:rPr>
                <w:rFonts w:ascii="宋体" w:eastAsia="宋体" w:hAnsi="宋体" w:hint="eastAsia"/>
              </w:rPr>
              <w:t>总金额=当前的账户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tc>
        <w:tc>
          <w:tcPr>
            <w:tcW w:w="709" w:type="dxa"/>
          </w:tcPr>
          <w:p w14:paraId="03817269"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180ED4FA" w14:textId="77777777" w:rsidR="00F058CB" w:rsidRPr="00673E06" w:rsidRDefault="00F058CB" w:rsidP="00B36F33">
            <w:pPr>
              <w:rPr>
                <w:rFonts w:ascii="宋体" w:eastAsia="宋体" w:hAnsi="宋体"/>
              </w:rPr>
            </w:pPr>
          </w:p>
        </w:tc>
        <w:tc>
          <w:tcPr>
            <w:tcW w:w="709" w:type="dxa"/>
          </w:tcPr>
          <w:p w14:paraId="0C0D4275" w14:textId="77777777" w:rsidR="00F058CB" w:rsidRPr="00673E06" w:rsidRDefault="00F058CB" w:rsidP="00B36F33">
            <w:pPr>
              <w:rPr>
                <w:rFonts w:ascii="宋体" w:eastAsia="宋体" w:hAnsi="宋体"/>
              </w:rPr>
            </w:pPr>
          </w:p>
        </w:tc>
        <w:tc>
          <w:tcPr>
            <w:tcW w:w="708" w:type="dxa"/>
          </w:tcPr>
          <w:p w14:paraId="73BB287D"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97</w:t>
            </w:r>
          </w:p>
        </w:tc>
        <w:tc>
          <w:tcPr>
            <w:tcW w:w="709" w:type="dxa"/>
          </w:tcPr>
          <w:p w14:paraId="6E0D4722" w14:textId="77777777" w:rsidR="00F058CB" w:rsidRPr="00673E06" w:rsidRDefault="00F058CB" w:rsidP="00B36F33">
            <w:pPr>
              <w:rPr>
                <w:rFonts w:ascii="宋体" w:eastAsia="宋体" w:hAnsi="宋体"/>
              </w:rPr>
            </w:pPr>
            <w:r w:rsidRPr="00673E06">
              <w:rPr>
                <w:rFonts w:ascii="宋体" w:eastAsia="宋体" w:hAnsi="宋体"/>
              </w:rPr>
              <w:t>3</w:t>
            </w:r>
          </w:p>
        </w:tc>
        <w:tc>
          <w:tcPr>
            <w:tcW w:w="709" w:type="dxa"/>
          </w:tcPr>
          <w:p w14:paraId="0E6EC9C8"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94</w:t>
            </w:r>
          </w:p>
        </w:tc>
      </w:tr>
      <w:tr w:rsidR="00F058CB" w:rsidRPr="00673E06" w14:paraId="59D21703" w14:textId="77777777" w:rsidTr="00B36F33">
        <w:tc>
          <w:tcPr>
            <w:tcW w:w="1134" w:type="dxa"/>
          </w:tcPr>
          <w:p w14:paraId="673BA2D9" w14:textId="77777777" w:rsidR="00F058CB" w:rsidRPr="00673E06" w:rsidRDefault="00F058CB" w:rsidP="00B36F33">
            <w:pPr>
              <w:rPr>
                <w:rFonts w:ascii="宋体" w:eastAsia="宋体" w:hAnsi="宋体"/>
              </w:rPr>
            </w:pPr>
            <w:r w:rsidRPr="00673E06">
              <w:rPr>
                <w:rFonts w:ascii="宋体" w:eastAsia="宋体" w:hAnsi="宋体" w:hint="eastAsia"/>
              </w:rPr>
              <w:t>欧派集团系统管理员</w:t>
            </w:r>
          </w:p>
        </w:tc>
        <w:tc>
          <w:tcPr>
            <w:tcW w:w="2127" w:type="dxa"/>
          </w:tcPr>
          <w:p w14:paraId="75E34182" w14:textId="77777777" w:rsidR="00F058CB" w:rsidRPr="00673E06" w:rsidRDefault="00F058CB" w:rsidP="00B36F33">
            <w:pPr>
              <w:rPr>
                <w:rFonts w:ascii="宋体" w:eastAsia="宋体" w:hAnsi="宋体"/>
              </w:rPr>
            </w:pPr>
            <w:r w:rsidRPr="00673E06">
              <w:rPr>
                <w:rFonts w:ascii="宋体" w:eastAsia="宋体" w:hAnsi="宋体" w:hint="eastAsia"/>
              </w:rPr>
              <w:t>【全集团本地账户扣费清单管理】确认实占</w:t>
            </w:r>
          </w:p>
        </w:tc>
        <w:tc>
          <w:tcPr>
            <w:tcW w:w="3685" w:type="dxa"/>
          </w:tcPr>
          <w:p w14:paraId="2A5520E6" w14:textId="77777777" w:rsidR="00F058CB" w:rsidRPr="00673E06" w:rsidRDefault="00F058CB" w:rsidP="00B36F33">
            <w:pPr>
              <w:rPr>
                <w:rFonts w:ascii="宋体" w:eastAsia="宋体" w:hAnsi="宋体"/>
              </w:rPr>
            </w:pPr>
            <w:r w:rsidRPr="00673E06">
              <w:rPr>
                <w:rFonts w:ascii="宋体" w:eastAsia="宋体" w:hAnsi="宋体" w:hint="eastAsia"/>
              </w:rPr>
              <w:t>通过事务处理，确保对账户当前余额、账户</w:t>
            </w:r>
            <w:proofErr w:type="gramStart"/>
            <w:r w:rsidRPr="00673E06">
              <w:rPr>
                <w:rFonts w:ascii="宋体" w:eastAsia="宋体" w:hAnsi="宋体" w:hint="eastAsia"/>
              </w:rPr>
              <w:t>已预占总</w:t>
            </w:r>
            <w:proofErr w:type="gramEnd"/>
            <w:r w:rsidRPr="00673E06">
              <w:rPr>
                <w:rFonts w:ascii="宋体" w:eastAsia="宋体" w:hAnsi="宋体" w:hint="eastAsia"/>
              </w:rPr>
              <w:t>金额的统一调整，调整规则：</w:t>
            </w:r>
          </w:p>
          <w:p w14:paraId="1EDBD705" w14:textId="77777777" w:rsidR="00F058CB" w:rsidRPr="00673E06" w:rsidRDefault="00F058CB" w:rsidP="0059677D">
            <w:pPr>
              <w:pStyle w:val="a3"/>
              <w:numPr>
                <w:ilvl w:val="0"/>
                <w:numId w:val="50"/>
              </w:numPr>
              <w:ind w:firstLineChars="0"/>
              <w:rPr>
                <w:rFonts w:ascii="宋体" w:eastAsia="宋体" w:hAnsi="宋体"/>
              </w:rPr>
            </w:pPr>
            <w:r w:rsidRPr="00673E06">
              <w:rPr>
                <w:rFonts w:ascii="宋体" w:eastAsia="宋体" w:hAnsi="宋体" w:hint="eastAsia"/>
              </w:rPr>
              <w:t>更新账户</w:t>
            </w:r>
            <w:proofErr w:type="gramStart"/>
            <w:r w:rsidRPr="00673E06">
              <w:rPr>
                <w:rFonts w:ascii="宋体" w:eastAsia="宋体" w:hAnsi="宋体" w:hint="eastAsia"/>
              </w:rPr>
              <w:t>已预占总</w:t>
            </w:r>
            <w:proofErr w:type="gramEnd"/>
            <w:r w:rsidRPr="00673E06">
              <w:rPr>
                <w:rFonts w:ascii="宋体" w:eastAsia="宋体" w:hAnsi="宋体" w:hint="eastAsia"/>
              </w:rPr>
              <w:t>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p w14:paraId="72D4AEE2" w14:textId="77777777" w:rsidR="00F058CB" w:rsidRPr="00673E06" w:rsidRDefault="00F058CB" w:rsidP="0059677D">
            <w:pPr>
              <w:pStyle w:val="a3"/>
              <w:numPr>
                <w:ilvl w:val="0"/>
                <w:numId w:val="50"/>
              </w:numPr>
              <w:ind w:firstLineChars="0"/>
              <w:rPr>
                <w:rFonts w:ascii="宋体" w:eastAsia="宋体" w:hAnsi="宋体"/>
              </w:rPr>
            </w:pPr>
            <w:r w:rsidRPr="00673E06">
              <w:rPr>
                <w:rFonts w:ascii="宋体" w:eastAsia="宋体" w:hAnsi="宋体" w:hint="eastAsia"/>
              </w:rPr>
              <w:t>更新账户当前余额=当前的账户当前余额-</w:t>
            </w:r>
            <w:proofErr w:type="gramStart"/>
            <w:r w:rsidRPr="00673E06">
              <w:rPr>
                <w:rFonts w:ascii="宋体" w:eastAsia="宋体" w:hAnsi="宋体" w:hint="eastAsia"/>
              </w:rPr>
              <w:t>本次扣费清单</w:t>
            </w:r>
            <w:proofErr w:type="gramEnd"/>
            <w:r w:rsidRPr="00673E06">
              <w:rPr>
                <w:rFonts w:ascii="宋体" w:eastAsia="宋体" w:hAnsi="宋体" w:hint="eastAsia"/>
              </w:rPr>
              <w:t>金额；</w:t>
            </w:r>
          </w:p>
        </w:tc>
        <w:tc>
          <w:tcPr>
            <w:tcW w:w="709" w:type="dxa"/>
          </w:tcPr>
          <w:p w14:paraId="64460CA9" w14:textId="77777777" w:rsidR="00F058CB" w:rsidRPr="00673E06" w:rsidRDefault="00F058CB" w:rsidP="00B36F33">
            <w:pPr>
              <w:rPr>
                <w:rFonts w:ascii="宋体" w:eastAsia="宋体" w:hAnsi="宋体"/>
              </w:rPr>
            </w:pPr>
          </w:p>
        </w:tc>
        <w:tc>
          <w:tcPr>
            <w:tcW w:w="709" w:type="dxa"/>
          </w:tcPr>
          <w:p w14:paraId="6E609345" w14:textId="77777777" w:rsidR="00F058CB" w:rsidRPr="00673E06" w:rsidRDefault="00F058CB" w:rsidP="00B36F33">
            <w:pPr>
              <w:rPr>
                <w:rFonts w:ascii="宋体" w:eastAsia="宋体" w:hAnsi="宋体"/>
              </w:rPr>
            </w:pPr>
          </w:p>
        </w:tc>
        <w:tc>
          <w:tcPr>
            <w:tcW w:w="709" w:type="dxa"/>
          </w:tcPr>
          <w:p w14:paraId="09FEC325" w14:textId="77777777" w:rsidR="00F058CB" w:rsidRPr="00673E06" w:rsidRDefault="00F058CB" w:rsidP="00B36F33">
            <w:pPr>
              <w:rPr>
                <w:rFonts w:ascii="宋体" w:eastAsia="宋体" w:hAnsi="宋体"/>
              </w:rPr>
            </w:pPr>
          </w:p>
        </w:tc>
        <w:tc>
          <w:tcPr>
            <w:tcW w:w="708" w:type="dxa"/>
          </w:tcPr>
          <w:p w14:paraId="0D910656"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94</w:t>
            </w:r>
          </w:p>
        </w:tc>
        <w:tc>
          <w:tcPr>
            <w:tcW w:w="709" w:type="dxa"/>
          </w:tcPr>
          <w:p w14:paraId="0FACC4F2" w14:textId="77777777" w:rsidR="00F058CB" w:rsidRPr="00673E06" w:rsidRDefault="00F058CB" w:rsidP="00B36F33">
            <w:pPr>
              <w:rPr>
                <w:rFonts w:ascii="宋体" w:eastAsia="宋体" w:hAnsi="宋体"/>
              </w:rPr>
            </w:pPr>
            <w:r w:rsidRPr="00673E06">
              <w:rPr>
                <w:rFonts w:ascii="宋体" w:eastAsia="宋体" w:hAnsi="宋体" w:hint="eastAsia"/>
              </w:rPr>
              <w:t>0</w:t>
            </w:r>
          </w:p>
        </w:tc>
        <w:tc>
          <w:tcPr>
            <w:tcW w:w="709" w:type="dxa"/>
          </w:tcPr>
          <w:p w14:paraId="720C3820"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94</w:t>
            </w:r>
          </w:p>
        </w:tc>
      </w:tr>
      <w:tr w:rsidR="00F058CB" w:rsidRPr="00673E06" w14:paraId="64891E95" w14:textId="77777777" w:rsidTr="00B36F33">
        <w:tc>
          <w:tcPr>
            <w:tcW w:w="1134" w:type="dxa"/>
          </w:tcPr>
          <w:p w14:paraId="6BC9C3CD" w14:textId="77777777" w:rsidR="00F058CB" w:rsidRPr="00673E06" w:rsidRDefault="00F058CB" w:rsidP="00B36F33">
            <w:pPr>
              <w:rPr>
                <w:rFonts w:ascii="宋体" w:eastAsia="宋体" w:hAnsi="宋体"/>
              </w:rPr>
            </w:pPr>
            <w:r w:rsidRPr="00673E06">
              <w:rPr>
                <w:rFonts w:ascii="宋体" w:eastAsia="宋体" w:hAnsi="宋体"/>
              </w:rPr>
              <w:t>C</w:t>
            </w:r>
            <w:r w:rsidRPr="00673E06">
              <w:rPr>
                <w:rFonts w:ascii="宋体" w:eastAsia="宋体" w:hAnsi="宋体" w:hint="eastAsia"/>
              </w:rPr>
              <w:t>axa设计软件</w:t>
            </w:r>
          </w:p>
        </w:tc>
        <w:tc>
          <w:tcPr>
            <w:tcW w:w="2127" w:type="dxa"/>
          </w:tcPr>
          <w:p w14:paraId="36697706" w14:textId="77777777" w:rsidR="00F058CB" w:rsidRPr="00673E06" w:rsidRDefault="00F058CB" w:rsidP="00B36F33">
            <w:pPr>
              <w:rPr>
                <w:rFonts w:ascii="宋体" w:eastAsia="宋体" w:hAnsi="宋体"/>
              </w:rPr>
            </w:pPr>
            <w:r w:rsidRPr="00673E06">
              <w:rPr>
                <w:rFonts w:ascii="宋体" w:eastAsia="宋体" w:hAnsi="宋体" w:hint="eastAsia"/>
              </w:rPr>
              <w:t>【渲染服务发起】</w:t>
            </w:r>
            <w:proofErr w:type="gramStart"/>
            <w:r w:rsidRPr="00673E06">
              <w:rPr>
                <w:rFonts w:ascii="宋体" w:eastAsia="宋体" w:hAnsi="宋体" w:hint="eastAsia"/>
              </w:rPr>
              <w:t>超清图片</w:t>
            </w:r>
            <w:proofErr w:type="gramEnd"/>
            <w:r w:rsidRPr="00673E06">
              <w:rPr>
                <w:rFonts w:ascii="宋体" w:eastAsia="宋体" w:hAnsi="宋体" w:hint="eastAsia"/>
              </w:rPr>
              <w:t>渲染服务发起</w:t>
            </w:r>
            <w:r w:rsidRPr="00673E06">
              <w:rPr>
                <w:rFonts w:ascii="宋体" w:eastAsia="宋体" w:hAnsi="宋体" w:hint="eastAsia"/>
              </w:rPr>
              <w:lastRenderedPageBreak/>
              <w:t>本地账户余额校验与</w:t>
            </w:r>
            <w:proofErr w:type="gramStart"/>
            <w:r w:rsidRPr="00673E06">
              <w:rPr>
                <w:rFonts w:ascii="宋体" w:eastAsia="宋体" w:hAnsi="宋体" w:hint="eastAsia"/>
              </w:rPr>
              <w:t>预扣费接</w:t>
            </w:r>
            <w:proofErr w:type="gramEnd"/>
            <w:r w:rsidRPr="00673E06">
              <w:rPr>
                <w:rFonts w:ascii="宋体" w:eastAsia="宋体" w:hAnsi="宋体" w:hint="eastAsia"/>
              </w:rPr>
              <w:t>口调用</w:t>
            </w:r>
          </w:p>
        </w:tc>
        <w:tc>
          <w:tcPr>
            <w:tcW w:w="3685" w:type="dxa"/>
          </w:tcPr>
          <w:p w14:paraId="0707FC39" w14:textId="77777777" w:rsidR="00F058CB" w:rsidRPr="00673E06" w:rsidRDefault="00F058CB" w:rsidP="00B36F33">
            <w:pPr>
              <w:rPr>
                <w:rFonts w:ascii="宋体" w:eastAsia="宋体" w:hAnsi="宋体"/>
              </w:rPr>
            </w:pPr>
            <w:r w:rsidRPr="00673E06">
              <w:rPr>
                <w:rFonts w:ascii="宋体" w:eastAsia="宋体" w:hAnsi="宋体" w:hint="eastAsia"/>
              </w:rPr>
              <w:lastRenderedPageBreak/>
              <w:t>生成本地</w:t>
            </w:r>
            <w:proofErr w:type="gramStart"/>
            <w:r w:rsidRPr="00673E06">
              <w:rPr>
                <w:rFonts w:ascii="宋体" w:eastAsia="宋体" w:hAnsi="宋体" w:hint="eastAsia"/>
              </w:rPr>
              <w:t>账户扣费清单</w:t>
            </w:r>
            <w:proofErr w:type="gramEnd"/>
            <w:r w:rsidRPr="00673E06">
              <w:rPr>
                <w:rFonts w:ascii="宋体" w:eastAsia="宋体" w:hAnsi="宋体" w:hint="eastAsia"/>
              </w:rPr>
              <w:t>的同时，更新账户</w:t>
            </w:r>
            <w:proofErr w:type="gramStart"/>
            <w:r w:rsidRPr="00673E06">
              <w:rPr>
                <w:rFonts w:ascii="宋体" w:eastAsia="宋体" w:hAnsi="宋体" w:hint="eastAsia"/>
              </w:rPr>
              <w:t>已预占</w:t>
            </w:r>
            <w:proofErr w:type="gramEnd"/>
            <w:r w:rsidRPr="00673E06">
              <w:rPr>
                <w:rFonts w:ascii="宋体" w:eastAsia="宋体" w:hAnsi="宋体" w:hint="eastAsia"/>
              </w:rPr>
              <w:t>总金额=当前的账户</w:t>
            </w:r>
            <w:proofErr w:type="gramStart"/>
            <w:r w:rsidRPr="00673E06">
              <w:rPr>
                <w:rFonts w:ascii="宋体" w:eastAsia="宋体" w:hAnsi="宋体" w:hint="eastAsia"/>
              </w:rPr>
              <w:t>已预占</w:t>
            </w:r>
            <w:proofErr w:type="gramEnd"/>
            <w:r w:rsidRPr="00673E06">
              <w:rPr>
                <w:rFonts w:ascii="宋体" w:eastAsia="宋体" w:hAnsi="宋体" w:hint="eastAsia"/>
              </w:rPr>
              <w:t>总</w:t>
            </w:r>
            <w:r w:rsidRPr="00673E06">
              <w:rPr>
                <w:rFonts w:ascii="宋体" w:eastAsia="宋体" w:hAnsi="宋体" w:hint="eastAsia"/>
              </w:rPr>
              <w:lastRenderedPageBreak/>
              <w:t>金额+</w:t>
            </w:r>
            <w:proofErr w:type="gramStart"/>
            <w:r w:rsidRPr="00673E06">
              <w:rPr>
                <w:rFonts w:ascii="宋体" w:eastAsia="宋体" w:hAnsi="宋体" w:hint="eastAsia"/>
              </w:rPr>
              <w:t>本次扣费清</w:t>
            </w:r>
            <w:proofErr w:type="gramEnd"/>
            <w:r w:rsidRPr="00673E06">
              <w:rPr>
                <w:rFonts w:ascii="宋体" w:eastAsia="宋体" w:hAnsi="宋体" w:hint="eastAsia"/>
              </w:rPr>
              <w:t>单金额</w:t>
            </w:r>
          </w:p>
        </w:tc>
        <w:tc>
          <w:tcPr>
            <w:tcW w:w="709" w:type="dxa"/>
          </w:tcPr>
          <w:p w14:paraId="5863BE6B" w14:textId="77777777" w:rsidR="00F058CB" w:rsidRPr="00673E06" w:rsidRDefault="00F058CB" w:rsidP="00B36F33">
            <w:pPr>
              <w:rPr>
                <w:rFonts w:ascii="宋体" w:eastAsia="宋体" w:hAnsi="宋体"/>
              </w:rPr>
            </w:pPr>
            <w:r w:rsidRPr="00673E06">
              <w:rPr>
                <w:rFonts w:ascii="宋体" w:eastAsia="宋体" w:hAnsi="宋体" w:hint="eastAsia"/>
              </w:rPr>
              <w:lastRenderedPageBreak/>
              <w:t>3</w:t>
            </w:r>
          </w:p>
        </w:tc>
        <w:tc>
          <w:tcPr>
            <w:tcW w:w="709" w:type="dxa"/>
          </w:tcPr>
          <w:p w14:paraId="058CF30E" w14:textId="77777777" w:rsidR="00F058CB" w:rsidRPr="00673E06" w:rsidRDefault="00F058CB" w:rsidP="00B36F33">
            <w:pPr>
              <w:rPr>
                <w:rFonts w:ascii="宋体" w:eastAsia="宋体" w:hAnsi="宋体"/>
              </w:rPr>
            </w:pPr>
          </w:p>
        </w:tc>
        <w:tc>
          <w:tcPr>
            <w:tcW w:w="709" w:type="dxa"/>
          </w:tcPr>
          <w:p w14:paraId="0B550DF2" w14:textId="77777777" w:rsidR="00F058CB" w:rsidRPr="00673E06" w:rsidRDefault="00F058CB" w:rsidP="00B36F33">
            <w:pPr>
              <w:rPr>
                <w:rFonts w:ascii="宋体" w:eastAsia="宋体" w:hAnsi="宋体"/>
              </w:rPr>
            </w:pPr>
          </w:p>
        </w:tc>
        <w:tc>
          <w:tcPr>
            <w:tcW w:w="708" w:type="dxa"/>
          </w:tcPr>
          <w:p w14:paraId="5904B6AF"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94</w:t>
            </w:r>
          </w:p>
        </w:tc>
        <w:tc>
          <w:tcPr>
            <w:tcW w:w="709" w:type="dxa"/>
          </w:tcPr>
          <w:p w14:paraId="24E13323" w14:textId="77777777" w:rsidR="00F058CB" w:rsidRPr="00673E06" w:rsidRDefault="00F058CB" w:rsidP="00B36F33">
            <w:pPr>
              <w:rPr>
                <w:rFonts w:ascii="宋体" w:eastAsia="宋体" w:hAnsi="宋体"/>
              </w:rPr>
            </w:pPr>
            <w:r w:rsidRPr="00673E06">
              <w:rPr>
                <w:rFonts w:ascii="宋体" w:eastAsia="宋体" w:hAnsi="宋体"/>
              </w:rPr>
              <w:t>3</w:t>
            </w:r>
          </w:p>
        </w:tc>
        <w:tc>
          <w:tcPr>
            <w:tcW w:w="709" w:type="dxa"/>
          </w:tcPr>
          <w:p w14:paraId="6E739E34"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91</w:t>
            </w:r>
          </w:p>
        </w:tc>
      </w:tr>
      <w:tr w:rsidR="00F058CB" w:rsidRPr="00673E06" w14:paraId="3BA93554" w14:textId="77777777" w:rsidTr="00B36F33">
        <w:tc>
          <w:tcPr>
            <w:tcW w:w="1134" w:type="dxa"/>
          </w:tcPr>
          <w:p w14:paraId="7B673755" w14:textId="77777777" w:rsidR="00F058CB" w:rsidRPr="00673E06" w:rsidRDefault="00F058CB" w:rsidP="00B36F33">
            <w:pPr>
              <w:rPr>
                <w:rFonts w:ascii="宋体" w:eastAsia="宋体" w:hAnsi="宋体"/>
              </w:rPr>
            </w:pPr>
            <w:r w:rsidRPr="00673E06">
              <w:rPr>
                <w:rFonts w:ascii="宋体" w:eastAsia="宋体" w:hAnsi="宋体" w:hint="eastAsia"/>
              </w:rPr>
              <w:t>欧派集团系统管理员</w:t>
            </w:r>
          </w:p>
        </w:tc>
        <w:tc>
          <w:tcPr>
            <w:tcW w:w="2127" w:type="dxa"/>
          </w:tcPr>
          <w:p w14:paraId="41C2A5B9" w14:textId="77777777" w:rsidR="00F058CB" w:rsidRPr="00673E06" w:rsidRDefault="00F058CB" w:rsidP="00B36F33">
            <w:pPr>
              <w:rPr>
                <w:rFonts w:ascii="宋体" w:eastAsia="宋体" w:hAnsi="宋体"/>
              </w:rPr>
            </w:pPr>
            <w:r w:rsidRPr="00673E06">
              <w:rPr>
                <w:rFonts w:ascii="宋体" w:eastAsia="宋体" w:hAnsi="宋体" w:hint="eastAsia"/>
              </w:rPr>
              <w:t>【本地账户退费清单管理】发起退费并导入K</w:t>
            </w:r>
            <w:r w:rsidRPr="00673E06">
              <w:rPr>
                <w:rFonts w:ascii="宋体" w:eastAsia="宋体" w:hAnsi="宋体"/>
              </w:rPr>
              <w:t>3</w:t>
            </w:r>
            <w:r w:rsidRPr="00673E06">
              <w:rPr>
                <w:rFonts w:ascii="宋体" w:eastAsia="宋体" w:hAnsi="宋体" w:hint="eastAsia"/>
              </w:rPr>
              <w:t>账户退费结果</w:t>
            </w:r>
          </w:p>
        </w:tc>
        <w:tc>
          <w:tcPr>
            <w:tcW w:w="3685" w:type="dxa"/>
          </w:tcPr>
          <w:p w14:paraId="635C8F22" w14:textId="77777777" w:rsidR="00F058CB" w:rsidRPr="00673E06" w:rsidRDefault="00F058CB" w:rsidP="00B36F33">
            <w:pPr>
              <w:rPr>
                <w:rFonts w:ascii="宋体" w:eastAsia="宋体" w:hAnsi="宋体"/>
              </w:rPr>
            </w:pPr>
            <w:r w:rsidRPr="00673E06">
              <w:rPr>
                <w:rFonts w:ascii="宋体" w:eastAsia="宋体" w:hAnsi="宋体" w:hint="eastAsia"/>
              </w:rPr>
              <w:t>通过事务处理，确保对账户当前余额、统一调整，调整规则：</w:t>
            </w:r>
          </w:p>
          <w:p w14:paraId="70EBFEE3" w14:textId="77777777" w:rsidR="00F058CB" w:rsidRPr="00673E06" w:rsidRDefault="00F058CB" w:rsidP="0059677D">
            <w:pPr>
              <w:pStyle w:val="a3"/>
              <w:numPr>
                <w:ilvl w:val="0"/>
                <w:numId w:val="51"/>
              </w:numPr>
              <w:ind w:firstLineChars="0"/>
              <w:rPr>
                <w:rFonts w:ascii="宋体" w:eastAsia="宋体" w:hAnsi="宋体"/>
              </w:rPr>
            </w:pPr>
            <w:r w:rsidRPr="00673E06">
              <w:rPr>
                <w:rFonts w:ascii="宋体" w:eastAsia="宋体" w:hAnsi="宋体" w:hint="eastAsia"/>
              </w:rPr>
              <w:t>生成对应的退费清单，清单金额=账户当前余额-账户当前可用余额；</w:t>
            </w:r>
          </w:p>
          <w:p w14:paraId="289E4E1E" w14:textId="77777777" w:rsidR="00F058CB" w:rsidRPr="00673E06" w:rsidRDefault="00F058CB" w:rsidP="00B36F33">
            <w:pPr>
              <w:rPr>
                <w:rFonts w:ascii="宋体" w:eastAsia="宋体" w:hAnsi="宋体"/>
              </w:rPr>
            </w:pPr>
            <w:r w:rsidRPr="00673E06">
              <w:rPr>
                <w:rFonts w:ascii="宋体" w:eastAsia="宋体" w:hAnsi="宋体" w:hint="eastAsia"/>
              </w:rPr>
              <w:t>更新账户当前余额=当前的账户当前余额-本次退费清单金额；</w:t>
            </w:r>
          </w:p>
        </w:tc>
        <w:tc>
          <w:tcPr>
            <w:tcW w:w="709" w:type="dxa"/>
          </w:tcPr>
          <w:p w14:paraId="5C278DEB" w14:textId="77777777" w:rsidR="00F058CB" w:rsidRPr="00673E06" w:rsidRDefault="00F058CB" w:rsidP="00B36F33">
            <w:pPr>
              <w:rPr>
                <w:rFonts w:ascii="宋体" w:eastAsia="宋体" w:hAnsi="宋体"/>
              </w:rPr>
            </w:pPr>
            <w:r w:rsidRPr="00673E06">
              <w:rPr>
                <w:rFonts w:ascii="宋体" w:eastAsia="宋体" w:hAnsi="宋体" w:hint="eastAsia"/>
              </w:rPr>
              <w:t>4</w:t>
            </w:r>
            <w:r w:rsidRPr="00673E06">
              <w:rPr>
                <w:rFonts w:ascii="宋体" w:eastAsia="宋体" w:hAnsi="宋体"/>
              </w:rPr>
              <w:t>91</w:t>
            </w:r>
          </w:p>
        </w:tc>
        <w:tc>
          <w:tcPr>
            <w:tcW w:w="709" w:type="dxa"/>
          </w:tcPr>
          <w:p w14:paraId="747C52F9" w14:textId="77777777" w:rsidR="00F058CB" w:rsidRPr="00673E06" w:rsidRDefault="00F058CB" w:rsidP="00B36F33">
            <w:pPr>
              <w:rPr>
                <w:rFonts w:ascii="宋体" w:eastAsia="宋体" w:hAnsi="宋体"/>
              </w:rPr>
            </w:pPr>
            <w:r w:rsidRPr="00673E06">
              <w:rPr>
                <w:rFonts w:ascii="宋体" w:eastAsia="宋体" w:hAnsi="宋体" w:hint="eastAsia"/>
              </w:rPr>
              <w:t>+</w:t>
            </w:r>
            <w:r w:rsidRPr="00673E06">
              <w:rPr>
                <w:rFonts w:ascii="宋体" w:eastAsia="宋体" w:hAnsi="宋体"/>
              </w:rPr>
              <w:t>491</w:t>
            </w:r>
          </w:p>
        </w:tc>
        <w:tc>
          <w:tcPr>
            <w:tcW w:w="709" w:type="dxa"/>
          </w:tcPr>
          <w:p w14:paraId="60881C28" w14:textId="77777777" w:rsidR="00F058CB" w:rsidRPr="00673E06" w:rsidRDefault="00F058CB" w:rsidP="00B36F33">
            <w:pPr>
              <w:rPr>
                <w:rFonts w:ascii="宋体" w:eastAsia="宋体" w:hAnsi="宋体"/>
              </w:rPr>
            </w:pPr>
          </w:p>
        </w:tc>
        <w:tc>
          <w:tcPr>
            <w:tcW w:w="708" w:type="dxa"/>
          </w:tcPr>
          <w:p w14:paraId="60AD148E"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6AFA663F" w14:textId="77777777" w:rsidR="00F058CB" w:rsidRPr="00673E06" w:rsidRDefault="00F058CB" w:rsidP="00B36F33">
            <w:pPr>
              <w:rPr>
                <w:rFonts w:ascii="宋体" w:eastAsia="宋体" w:hAnsi="宋体"/>
              </w:rPr>
            </w:pPr>
            <w:r w:rsidRPr="00673E06">
              <w:rPr>
                <w:rFonts w:ascii="宋体" w:eastAsia="宋体" w:hAnsi="宋体" w:hint="eastAsia"/>
              </w:rPr>
              <w:t>3</w:t>
            </w:r>
          </w:p>
        </w:tc>
        <w:tc>
          <w:tcPr>
            <w:tcW w:w="709" w:type="dxa"/>
          </w:tcPr>
          <w:p w14:paraId="233176D9" w14:textId="77777777" w:rsidR="00F058CB" w:rsidRPr="00673E06" w:rsidRDefault="00F058CB" w:rsidP="00B36F33">
            <w:pPr>
              <w:rPr>
                <w:rFonts w:ascii="宋体" w:eastAsia="宋体" w:hAnsi="宋体"/>
              </w:rPr>
            </w:pPr>
            <w:r w:rsidRPr="00673E06">
              <w:rPr>
                <w:rFonts w:ascii="宋体" w:eastAsia="宋体" w:hAnsi="宋体" w:hint="eastAsia"/>
              </w:rPr>
              <w:t>0</w:t>
            </w:r>
          </w:p>
        </w:tc>
      </w:tr>
    </w:tbl>
    <w:p w14:paraId="656FB0D4" w14:textId="77777777" w:rsidR="00F058CB" w:rsidRPr="00673E06" w:rsidRDefault="00F058CB" w:rsidP="00F058CB">
      <w:pPr>
        <w:rPr>
          <w:rFonts w:ascii="宋体" w:eastAsia="宋体" w:hAnsi="宋体"/>
        </w:rPr>
      </w:pPr>
    </w:p>
    <w:p w14:paraId="79D9B85B" w14:textId="77777777" w:rsidR="00F058CB" w:rsidRPr="00673E06" w:rsidRDefault="00F058CB"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整体实现要求说明</w:t>
      </w:r>
    </w:p>
    <w:p w14:paraId="308267C8" w14:textId="77777777" w:rsidR="00F058CB" w:rsidRPr="00673E06" w:rsidRDefault="00F058C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数据字典配置要求说明</w:t>
      </w:r>
    </w:p>
    <w:p w14:paraId="15D42CB7" w14:textId="77777777" w:rsidR="00F058CB" w:rsidRPr="00673E06" w:rsidRDefault="00F058CB" w:rsidP="00F058CB">
      <w:pPr>
        <w:rPr>
          <w:rFonts w:ascii="宋体" w:eastAsia="宋体" w:hAnsi="宋体"/>
        </w:rPr>
      </w:pPr>
      <w:r w:rsidRPr="00673E06">
        <w:rPr>
          <w:rFonts w:ascii="宋体" w:eastAsia="宋体" w:hAnsi="宋体" w:hint="eastAsia"/>
        </w:rPr>
        <w:t>本期暂可暂不实现数据字典的前台管理，仅支持后台数据库对数据字典的操作。</w:t>
      </w:r>
    </w:p>
    <w:p w14:paraId="07C41FC8" w14:textId="77777777" w:rsidR="00F058CB" w:rsidRPr="00673E06" w:rsidRDefault="00F058CB" w:rsidP="00D01448">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计费账户数据字典默认值说明</w:t>
      </w:r>
    </w:p>
    <w:tbl>
      <w:tblPr>
        <w:tblStyle w:val="a9"/>
        <w:tblW w:w="0" w:type="auto"/>
        <w:tblInd w:w="2122" w:type="dxa"/>
        <w:tblLook w:val="04A0" w:firstRow="1" w:lastRow="0" w:firstColumn="1" w:lastColumn="0" w:noHBand="0" w:noVBand="1"/>
      </w:tblPr>
      <w:tblGrid>
        <w:gridCol w:w="3260"/>
      </w:tblGrid>
      <w:tr w:rsidR="00F058CB" w:rsidRPr="00673E06" w14:paraId="544479A9" w14:textId="77777777" w:rsidTr="00B36F33">
        <w:tc>
          <w:tcPr>
            <w:tcW w:w="3260" w:type="dxa"/>
            <w:shd w:val="clear" w:color="auto" w:fill="B4C6E7" w:themeFill="accent1" w:themeFillTint="66"/>
          </w:tcPr>
          <w:p w14:paraId="0A03F115" w14:textId="77777777" w:rsidR="00F058CB" w:rsidRPr="00673E06" w:rsidRDefault="00F058CB" w:rsidP="00B36F33">
            <w:pPr>
              <w:jc w:val="center"/>
              <w:rPr>
                <w:rFonts w:ascii="宋体" w:eastAsia="宋体" w:hAnsi="宋体"/>
                <w:b/>
              </w:rPr>
            </w:pPr>
            <w:r w:rsidRPr="00673E06">
              <w:rPr>
                <w:rFonts w:ascii="宋体" w:eastAsia="宋体" w:hAnsi="宋体" w:hint="eastAsia"/>
                <w:b/>
              </w:rPr>
              <w:t>字典值</w:t>
            </w:r>
          </w:p>
        </w:tc>
      </w:tr>
      <w:tr w:rsidR="00F058CB" w:rsidRPr="00673E06" w14:paraId="21D99C8A" w14:textId="77777777" w:rsidTr="00B36F33">
        <w:tc>
          <w:tcPr>
            <w:tcW w:w="3260" w:type="dxa"/>
          </w:tcPr>
          <w:p w14:paraId="61FC29BA" w14:textId="77777777" w:rsidR="00F058CB" w:rsidRPr="00673E06" w:rsidRDefault="00F058CB" w:rsidP="00B36F33">
            <w:pPr>
              <w:rPr>
                <w:rFonts w:ascii="宋体" w:eastAsia="宋体" w:hAnsi="宋体"/>
              </w:rPr>
            </w:pPr>
            <w:r w:rsidRPr="00673E06">
              <w:rPr>
                <w:rFonts w:ascii="宋体" w:eastAsia="宋体" w:hAnsi="宋体" w:hint="eastAsia"/>
              </w:rPr>
              <w:t>Caxa</w:t>
            </w:r>
          </w:p>
        </w:tc>
      </w:tr>
      <w:tr w:rsidR="00F058CB" w:rsidRPr="00673E06" w14:paraId="0C1C1B0D" w14:textId="77777777" w:rsidTr="00B36F33">
        <w:tc>
          <w:tcPr>
            <w:tcW w:w="3260" w:type="dxa"/>
          </w:tcPr>
          <w:p w14:paraId="3457170D" w14:textId="77777777" w:rsidR="00F058CB" w:rsidRPr="00673E06" w:rsidRDefault="00F058CB" w:rsidP="00B36F33">
            <w:pPr>
              <w:rPr>
                <w:rFonts w:ascii="宋体" w:eastAsia="宋体" w:hAnsi="宋体"/>
              </w:rPr>
            </w:pPr>
            <w:r w:rsidRPr="00673E06">
              <w:rPr>
                <w:rFonts w:ascii="宋体" w:eastAsia="宋体" w:hAnsi="宋体" w:hint="eastAsia"/>
              </w:rPr>
              <w:t>三维家</w:t>
            </w:r>
          </w:p>
        </w:tc>
      </w:tr>
    </w:tbl>
    <w:p w14:paraId="2D468695" w14:textId="77777777" w:rsidR="00F058CB" w:rsidRPr="00673E06" w:rsidRDefault="00F058CB" w:rsidP="00F058CB">
      <w:pPr>
        <w:rPr>
          <w:rFonts w:ascii="宋体" w:eastAsia="宋体" w:hAnsi="宋体"/>
        </w:rPr>
      </w:pPr>
    </w:p>
    <w:p w14:paraId="05A5D933" w14:textId="77777777" w:rsidR="00F058CB" w:rsidRPr="00673E06" w:rsidRDefault="00F058CB" w:rsidP="00D01448">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计费项目分类字典默认值说明</w:t>
      </w:r>
    </w:p>
    <w:tbl>
      <w:tblPr>
        <w:tblStyle w:val="a9"/>
        <w:tblW w:w="0" w:type="auto"/>
        <w:tblLook w:val="04A0" w:firstRow="1" w:lastRow="0" w:firstColumn="1" w:lastColumn="0" w:noHBand="0" w:noVBand="1"/>
      </w:tblPr>
      <w:tblGrid>
        <w:gridCol w:w="4148"/>
        <w:gridCol w:w="4148"/>
      </w:tblGrid>
      <w:tr w:rsidR="00F058CB" w:rsidRPr="00673E06" w14:paraId="79A4AFF0" w14:textId="77777777" w:rsidTr="00B36F33">
        <w:tc>
          <w:tcPr>
            <w:tcW w:w="4148" w:type="dxa"/>
            <w:shd w:val="clear" w:color="auto" w:fill="B4C6E7" w:themeFill="accent1" w:themeFillTint="66"/>
            <w:vAlign w:val="center"/>
          </w:tcPr>
          <w:p w14:paraId="468A2F8D" w14:textId="77777777" w:rsidR="00F058CB" w:rsidRPr="00673E06" w:rsidRDefault="00F058CB" w:rsidP="00B36F33">
            <w:pPr>
              <w:jc w:val="center"/>
              <w:rPr>
                <w:rFonts w:ascii="宋体" w:eastAsia="宋体" w:hAnsi="宋体"/>
              </w:rPr>
            </w:pPr>
            <w:r w:rsidRPr="00673E06">
              <w:rPr>
                <w:rFonts w:ascii="宋体" w:eastAsia="宋体" w:hAnsi="宋体" w:hint="eastAsia"/>
                <w:b/>
                <w:bCs/>
                <w:color w:val="000000"/>
                <w:sz w:val="22"/>
              </w:rPr>
              <w:t>计费项目分类</w:t>
            </w:r>
          </w:p>
        </w:tc>
        <w:tc>
          <w:tcPr>
            <w:tcW w:w="4148" w:type="dxa"/>
            <w:shd w:val="clear" w:color="auto" w:fill="B4C6E7" w:themeFill="accent1" w:themeFillTint="66"/>
            <w:vAlign w:val="center"/>
          </w:tcPr>
          <w:p w14:paraId="3E4F0CA3" w14:textId="77777777" w:rsidR="00F058CB" w:rsidRPr="00673E06" w:rsidRDefault="00F058CB" w:rsidP="00B36F33">
            <w:pPr>
              <w:jc w:val="center"/>
              <w:rPr>
                <w:rFonts w:ascii="宋体" w:eastAsia="宋体" w:hAnsi="宋体"/>
              </w:rPr>
            </w:pPr>
            <w:r w:rsidRPr="00673E06">
              <w:rPr>
                <w:rFonts w:ascii="宋体" w:eastAsia="宋体" w:hAnsi="宋体" w:hint="eastAsia"/>
                <w:b/>
                <w:bCs/>
                <w:color w:val="000000"/>
                <w:sz w:val="22"/>
              </w:rPr>
              <w:t>计费项目子分类</w:t>
            </w:r>
          </w:p>
        </w:tc>
      </w:tr>
      <w:tr w:rsidR="00F058CB" w:rsidRPr="00673E06" w14:paraId="199CFD7E" w14:textId="77777777" w:rsidTr="00B36F33">
        <w:tc>
          <w:tcPr>
            <w:tcW w:w="4148" w:type="dxa"/>
            <w:vAlign w:val="center"/>
          </w:tcPr>
          <w:p w14:paraId="3DFE8B84"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账户管理类</w:t>
            </w:r>
          </w:p>
        </w:tc>
        <w:tc>
          <w:tcPr>
            <w:tcW w:w="4148" w:type="dxa"/>
            <w:vAlign w:val="center"/>
          </w:tcPr>
          <w:p w14:paraId="693B0E35"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设计软件类</w:t>
            </w:r>
          </w:p>
        </w:tc>
      </w:tr>
      <w:tr w:rsidR="00F058CB" w:rsidRPr="00673E06" w14:paraId="6EDB1DEA" w14:textId="77777777" w:rsidTr="00B36F33">
        <w:tc>
          <w:tcPr>
            <w:tcW w:w="4148" w:type="dxa"/>
            <w:vAlign w:val="center"/>
          </w:tcPr>
          <w:p w14:paraId="36B59661"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系统功能类</w:t>
            </w:r>
          </w:p>
        </w:tc>
        <w:tc>
          <w:tcPr>
            <w:tcW w:w="4148" w:type="dxa"/>
            <w:vAlign w:val="center"/>
          </w:tcPr>
          <w:p w14:paraId="6F56C547"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功能类</w:t>
            </w:r>
          </w:p>
        </w:tc>
      </w:tr>
      <w:tr w:rsidR="00F058CB" w:rsidRPr="00673E06" w14:paraId="5A8247E3" w14:textId="77777777" w:rsidTr="00B36F33">
        <w:tc>
          <w:tcPr>
            <w:tcW w:w="4148" w:type="dxa"/>
            <w:vAlign w:val="center"/>
          </w:tcPr>
          <w:p w14:paraId="67179437"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业务能力类</w:t>
            </w:r>
          </w:p>
        </w:tc>
        <w:tc>
          <w:tcPr>
            <w:tcW w:w="4148" w:type="dxa"/>
            <w:vAlign w:val="center"/>
          </w:tcPr>
          <w:p w14:paraId="0E9DE5B7"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专业能力</w:t>
            </w:r>
          </w:p>
        </w:tc>
      </w:tr>
      <w:tr w:rsidR="00F058CB" w:rsidRPr="00673E06" w14:paraId="10D54FDB" w14:textId="77777777" w:rsidTr="00B36F33">
        <w:tc>
          <w:tcPr>
            <w:tcW w:w="4148" w:type="dxa"/>
            <w:vMerge w:val="restart"/>
            <w:vAlign w:val="center"/>
          </w:tcPr>
          <w:p w14:paraId="530CC853"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服务请求类</w:t>
            </w:r>
          </w:p>
        </w:tc>
        <w:tc>
          <w:tcPr>
            <w:tcW w:w="4148" w:type="dxa"/>
            <w:vAlign w:val="center"/>
          </w:tcPr>
          <w:p w14:paraId="2C6DF178"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效果图类</w:t>
            </w:r>
          </w:p>
        </w:tc>
      </w:tr>
      <w:tr w:rsidR="00F058CB" w:rsidRPr="00673E06" w14:paraId="02CE2D7C" w14:textId="77777777" w:rsidTr="00B36F33">
        <w:tc>
          <w:tcPr>
            <w:tcW w:w="4148" w:type="dxa"/>
            <w:vMerge/>
            <w:vAlign w:val="center"/>
          </w:tcPr>
          <w:p w14:paraId="62652E11" w14:textId="77777777" w:rsidR="00F058CB" w:rsidRPr="00673E06" w:rsidRDefault="00F058CB" w:rsidP="00B36F33">
            <w:pPr>
              <w:rPr>
                <w:rFonts w:ascii="宋体" w:eastAsia="宋体" w:hAnsi="宋体"/>
              </w:rPr>
            </w:pPr>
          </w:p>
        </w:tc>
        <w:tc>
          <w:tcPr>
            <w:tcW w:w="4148" w:type="dxa"/>
            <w:vAlign w:val="center"/>
          </w:tcPr>
          <w:p w14:paraId="5EA53424" w14:textId="77777777" w:rsidR="00F058CB" w:rsidRPr="00673E06" w:rsidRDefault="00F058CB" w:rsidP="00B36F33">
            <w:pPr>
              <w:rPr>
                <w:rFonts w:ascii="宋体" w:eastAsia="宋体" w:hAnsi="宋体"/>
              </w:rPr>
            </w:pPr>
            <w:r w:rsidRPr="00673E06">
              <w:rPr>
                <w:rFonts w:ascii="宋体" w:eastAsia="宋体" w:hAnsi="宋体" w:hint="eastAsia"/>
                <w:color w:val="000000"/>
                <w:sz w:val="22"/>
              </w:rPr>
              <w:t>鸟瞰图类</w:t>
            </w:r>
          </w:p>
        </w:tc>
      </w:tr>
    </w:tbl>
    <w:p w14:paraId="3AB3B0CF" w14:textId="77777777" w:rsidR="00F058CB" w:rsidRPr="00673E06" w:rsidRDefault="00F058CB" w:rsidP="00D01448">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销售渠道与品牌品类数据字典默认值说明</w:t>
      </w:r>
    </w:p>
    <w:p w14:paraId="0C34C5C9" w14:textId="52193D37" w:rsidR="00F058CB" w:rsidRPr="00673E06" w:rsidRDefault="00F058CB" w:rsidP="007D7E67">
      <w:pPr>
        <w:pStyle w:val="a3"/>
        <w:numPr>
          <w:ilvl w:val="0"/>
          <w:numId w:val="59"/>
        </w:numPr>
        <w:ind w:firstLineChars="0"/>
        <w:rPr>
          <w:rFonts w:ascii="宋体" w:eastAsia="宋体" w:hAnsi="宋体"/>
        </w:rPr>
      </w:pPr>
      <w:r w:rsidRPr="00673E06">
        <w:rPr>
          <w:rFonts w:ascii="宋体" w:eastAsia="宋体" w:hAnsi="宋体" w:hint="eastAsia"/>
        </w:rPr>
        <w:t>对于系统中需要使用到的销售渠道、品牌、品类的枚举值，默认从UC系统中读取；</w:t>
      </w:r>
      <w:r w:rsidR="0013547C">
        <w:rPr>
          <w:rFonts w:ascii="宋体" w:eastAsia="宋体" w:hAnsi="宋体" w:hint="eastAsia"/>
        </w:rPr>
        <w:t>UC系统中应包含的默认</w:t>
      </w:r>
      <w:r w:rsidRPr="00673E06">
        <w:rPr>
          <w:rFonts w:ascii="宋体" w:eastAsia="宋体" w:hAnsi="宋体" w:hint="eastAsia"/>
        </w:rPr>
        <w:t>数据字典项配置</w:t>
      </w:r>
      <w:r w:rsidR="0013547C">
        <w:rPr>
          <w:rFonts w:ascii="宋体" w:eastAsia="宋体" w:hAnsi="宋体" w:hint="eastAsia"/>
        </w:rPr>
        <w:t>如下</w:t>
      </w:r>
      <w:r w:rsidRPr="00673E06">
        <w:rPr>
          <w:rFonts w:ascii="宋体" w:eastAsia="宋体" w:hAnsi="宋体" w:hint="eastAsia"/>
        </w:rPr>
        <w:t>：</w:t>
      </w:r>
    </w:p>
    <w:tbl>
      <w:tblPr>
        <w:tblStyle w:val="a9"/>
        <w:tblW w:w="0" w:type="auto"/>
        <w:tblInd w:w="2972" w:type="dxa"/>
        <w:tblLook w:val="04A0" w:firstRow="1" w:lastRow="0" w:firstColumn="1" w:lastColumn="0" w:noHBand="0" w:noVBand="1"/>
      </w:tblPr>
      <w:tblGrid>
        <w:gridCol w:w="3119"/>
      </w:tblGrid>
      <w:tr w:rsidR="00F058CB" w:rsidRPr="00673E06" w14:paraId="5D54B2CE" w14:textId="77777777" w:rsidTr="00B36F33">
        <w:tc>
          <w:tcPr>
            <w:tcW w:w="3119" w:type="dxa"/>
            <w:shd w:val="clear" w:color="auto" w:fill="B4C6E7" w:themeFill="accent1" w:themeFillTint="66"/>
          </w:tcPr>
          <w:p w14:paraId="5F9474E1" w14:textId="77777777" w:rsidR="00F058CB" w:rsidRPr="00673E06" w:rsidRDefault="00F058CB" w:rsidP="00B36F33">
            <w:pPr>
              <w:jc w:val="center"/>
              <w:rPr>
                <w:rFonts w:ascii="宋体" w:eastAsia="宋体" w:hAnsi="宋体"/>
              </w:rPr>
            </w:pPr>
            <w:r w:rsidRPr="00673E06">
              <w:rPr>
                <w:rFonts w:ascii="宋体" w:eastAsia="宋体" w:hAnsi="宋体" w:hint="eastAsia"/>
              </w:rPr>
              <w:t>销售渠道数据字典项</w:t>
            </w:r>
          </w:p>
        </w:tc>
      </w:tr>
      <w:tr w:rsidR="00F058CB" w:rsidRPr="00673E06" w14:paraId="14A41420" w14:textId="77777777" w:rsidTr="00B36F33">
        <w:tc>
          <w:tcPr>
            <w:tcW w:w="3119" w:type="dxa"/>
          </w:tcPr>
          <w:p w14:paraId="155C653A" w14:textId="77777777" w:rsidR="00F058CB" w:rsidRPr="00673E06" w:rsidRDefault="00F058CB" w:rsidP="00B36F33">
            <w:pPr>
              <w:rPr>
                <w:rFonts w:ascii="宋体" w:eastAsia="宋体" w:hAnsi="宋体"/>
              </w:rPr>
            </w:pPr>
            <w:r w:rsidRPr="00673E06">
              <w:rPr>
                <w:rFonts w:ascii="宋体" w:eastAsia="宋体" w:hAnsi="宋体" w:hint="eastAsia"/>
              </w:rPr>
              <w:t>国内零售</w:t>
            </w:r>
          </w:p>
        </w:tc>
      </w:tr>
      <w:tr w:rsidR="00F058CB" w:rsidRPr="00673E06" w14:paraId="4ECBF7DF" w14:textId="77777777" w:rsidTr="00B36F33">
        <w:tc>
          <w:tcPr>
            <w:tcW w:w="3119" w:type="dxa"/>
          </w:tcPr>
          <w:p w14:paraId="75A4CFFC" w14:textId="77777777" w:rsidR="00F058CB" w:rsidRPr="00673E06" w:rsidRDefault="00F058CB" w:rsidP="00B36F33">
            <w:pPr>
              <w:rPr>
                <w:rFonts w:ascii="宋体" w:eastAsia="宋体" w:hAnsi="宋体"/>
              </w:rPr>
            </w:pPr>
            <w:r w:rsidRPr="00673E06">
              <w:rPr>
                <w:rFonts w:ascii="宋体" w:eastAsia="宋体" w:hAnsi="宋体" w:hint="eastAsia"/>
              </w:rPr>
              <w:t>国内工程</w:t>
            </w:r>
          </w:p>
        </w:tc>
      </w:tr>
      <w:tr w:rsidR="00F058CB" w:rsidRPr="00673E06" w14:paraId="188AFDBA" w14:textId="77777777" w:rsidTr="00B36F33">
        <w:tc>
          <w:tcPr>
            <w:tcW w:w="3119" w:type="dxa"/>
          </w:tcPr>
          <w:p w14:paraId="01F113A3" w14:textId="77777777" w:rsidR="00F058CB" w:rsidRPr="00673E06" w:rsidRDefault="00F058CB" w:rsidP="00B36F33">
            <w:pPr>
              <w:rPr>
                <w:rFonts w:ascii="宋体" w:eastAsia="宋体" w:hAnsi="宋体"/>
              </w:rPr>
            </w:pPr>
            <w:r w:rsidRPr="00673E06">
              <w:rPr>
                <w:rFonts w:ascii="宋体" w:eastAsia="宋体" w:hAnsi="宋体" w:hint="eastAsia"/>
              </w:rPr>
              <w:t>国内家装</w:t>
            </w:r>
          </w:p>
        </w:tc>
      </w:tr>
      <w:tr w:rsidR="00F058CB" w:rsidRPr="00673E06" w14:paraId="27255765" w14:textId="77777777" w:rsidTr="00B36F33">
        <w:tc>
          <w:tcPr>
            <w:tcW w:w="3119" w:type="dxa"/>
          </w:tcPr>
          <w:p w14:paraId="2734942D" w14:textId="77777777" w:rsidR="00F058CB" w:rsidRPr="00673E06" w:rsidRDefault="00F058CB" w:rsidP="00B36F33">
            <w:pPr>
              <w:rPr>
                <w:rFonts w:ascii="宋体" w:eastAsia="宋体" w:hAnsi="宋体"/>
              </w:rPr>
            </w:pPr>
            <w:r w:rsidRPr="00673E06">
              <w:rPr>
                <w:rFonts w:ascii="宋体" w:eastAsia="宋体" w:hAnsi="宋体" w:hint="eastAsia"/>
              </w:rPr>
              <w:t>国内整装大家居</w:t>
            </w:r>
          </w:p>
        </w:tc>
      </w:tr>
      <w:tr w:rsidR="00F058CB" w:rsidRPr="00673E06" w14:paraId="4D6EE58F" w14:textId="77777777" w:rsidTr="00B36F33">
        <w:tc>
          <w:tcPr>
            <w:tcW w:w="3119" w:type="dxa"/>
          </w:tcPr>
          <w:p w14:paraId="5E967762" w14:textId="77777777" w:rsidR="00F058CB" w:rsidRPr="00673E06" w:rsidRDefault="00F058CB" w:rsidP="00B36F33">
            <w:pPr>
              <w:rPr>
                <w:rFonts w:ascii="宋体" w:eastAsia="宋体" w:hAnsi="宋体"/>
              </w:rPr>
            </w:pPr>
            <w:r w:rsidRPr="00673E06">
              <w:rPr>
                <w:rFonts w:ascii="宋体" w:eastAsia="宋体" w:hAnsi="宋体" w:hint="eastAsia"/>
              </w:rPr>
              <w:t>外贸工程</w:t>
            </w:r>
          </w:p>
        </w:tc>
      </w:tr>
      <w:tr w:rsidR="00F058CB" w:rsidRPr="00673E06" w14:paraId="13B60A46" w14:textId="77777777" w:rsidTr="00B36F33">
        <w:tc>
          <w:tcPr>
            <w:tcW w:w="3119" w:type="dxa"/>
          </w:tcPr>
          <w:p w14:paraId="32697B90" w14:textId="77777777" w:rsidR="00F058CB" w:rsidRPr="00673E06" w:rsidRDefault="00F058CB" w:rsidP="00B36F33">
            <w:pPr>
              <w:rPr>
                <w:rFonts w:ascii="宋体" w:eastAsia="宋体" w:hAnsi="宋体"/>
              </w:rPr>
            </w:pPr>
            <w:r w:rsidRPr="00673E06">
              <w:rPr>
                <w:rFonts w:ascii="宋体" w:eastAsia="宋体" w:hAnsi="宋体" w:hint="eastAsia"/>
              </w:rPr>
              <w:t>外贸零售</w:t>
            </w:r>
          </w:p>
        </w:tc>
      </w:tr>
    </w:tbl>
    <w:p w14:paraId="49B4D36E" w14:textId="77777777" w:rsidR="00F058CB" w:rsidRPr="00673E06" w:rsidRDefault="00F058CB" w:rsidP="00F058CB">
      <w:pPr>
        <w:rPr>
          <w:rFonts w:ascii="宋体" w:eastAsia="宋体" w:hAnsi="宋体"/>
        </w:rPr>
      </w:pPr>
    </w:p>
    <w:tbl>
      <w:tblPr>
        <w:tblStyle w:val="a9"/>
        <w:tblW w:w="0" w:type="auto"/>
        <w:tblInd w:w="2405" w:type="dxa"/>
        <w:tblLook w:val="04A0" w:firstRow="1" w:lastRow="0" w:firstColumn="1" w:lastColumn="0" w:noHBand="0" w:noVBand="1"/>
      </w:tblPr>
      <w:tblGrid>
        <w:gridCol w:w="1743"/>
        <w:gridCol w:w="2226"/>
      </w:tblGrid>
      <w:tr w:rsidR="00F058CB" w:rsidRPr="00673E06" w14:paraId="57C8CB8D" w14:textId="77777777" w:rsidTr="00B36F33">
        <w:tc>
          <w:tcPr>
            <w:tcW w:w="1743" w:type="dxa"/>
            <w:shd w:val="clear" w:color="auto" w:fill="B4C6E7" w:themeFill="accent1" w:themeFillTint="66"/>
          </w:tcPr>
          <w:p w14:paraId="391FFF0C" w14:textId="77777777" w:rsidR="00F058CB" w:rsidRPr="00673E06" w:rsidRDefault="00F058CB" w:rsidP="00B36F33">
            <w:pPr>
              <w:jc w:val="center"/>
              <w:rPr>
                <w:rFonts w:ascii="宋体" w:eastAsia="宋体" w:hAnsi="宋体"/>
              </w:rPr>
            </w:pPr>
            <w:r w:rsidRPr="00673E06">
              <w:rPr>
                <w:rFonts w:ascii="宋体" w:eastAsia="宋体" w:hAnsi="宋体" w:hint="eastAsia"/>
              </w:rPr>
              <w:t>品牌数据字典项</w:t>
            </w:r>
          </w:p>
        </w:tc>
        <w:tc>
          <w:tcPr>
            <w:tcW w:w="2226" w:type="dxa"/>
            <w:shd w:val="clear" w:color="auto" w:fill="B4C6E7" w:themeFill="accent1" w:themeFillTint="66"/>
          </w:tcPr>
          <w:p w14:paraId="1B885244" w14:textId="77777777" w:rsidR="00F058CB" w:rsidRPr="00673E06" w:rsidRDefault="00F058CB" w:rsidP="00B36F33">
            <w:pPr>
              <w:jc w:val="center"/>
              <w:rPr>
                <w:rFonts w:ascii="宋体" w:eastAsia="宋体" w:hAnsi="宋体"/>
              </w:rPr>
            </w:pPr>
            <w:r w:rsidRPr="00673E06">
              <w:rPr>
                <w:rFonts w:ascii="宋体" w:eastAsia="宋体" w:hAnsi="宋体" w:hint="eastAsia"/>
              </w:rPr>
              <w:t>品类数据字典项</w:t>
            </w:r>
          </w:p>
        </w:tc>
      </w:tr>
      <w:tr w:rsidR="00F058CB" w:rsidRPr="00673E06" w14:paraId="19F161FC" w14:textId="77777777" w:rsidTr="00B36F33">
        <w:tc>
          <w:tcPr>
            <w:tcW w:w="1743" w:type="dxa"/>
            <w:vMerge w:val="restart"/>
            <w:vAlign w:val="center"/>
          </w:tcPr>
          <w:p w14:paraId="4D35B9B0" w14:textId="77777777" w:rsidR="00F058CB" w:rsidRPr="00673E06" w:rsidRDefault="00F058CB" w:rsidP="00B36F33">
            <w:pPr>
              <w:jc w:val="center"/>
              <w:rPr>
                <w:rFonts w:ascii="宋体" w:eastAsia="宋体" w:hAnsi="宋体"/>
              </w:rPr>
            </w:pPr>
            <w:r w:rsidRPr="00673E06">
              <w:rPr>
                <w:rFonts w:ascii="宋体" w:eastAsia="宋体" w:hAnsi="宋体" w:hint="eastAsia"/>
              </w:rPr>
              <w:t>欧派</w:t>
            </w:r>
          </w:p>
        </w:tc>
        <w:tc>
          <w:tcPr>
            <w:tcW w:w="2226" w:type="dxa"/>
          </w:tcPr>
          <w:p w14:paraId="21216A22" w14:textId="77777777" w:rsidR="00F058CB" w:rsidRPr="00673E06" w:rsidRDefault="00F058CB" w:rsidP="00B36F33">
            <w:pPr>
              <w:rPr>
                <w:rFonts w:ascii="宋体" w:eastAsia="宋体" w:hAnsi="宋体"/>
              </w:rPr>
            </w:pPr>
            <w:r w:rsidRPr="00673E06">
              <w:rPr>
                <w:rFonts w:ascii="宋体" w:eastAsia="宋体" w:hAnsi="宋体" w:hint="eastAsia"/>
              </w:rPr>
              <w:t>橱柜</w:t>
            </w:r>
          </w:p>
        </w:tc>
      </w:tr>
      <w:tr w:rsidR="00F058CB" w:rsidRPr="00673E06" w14:paraId="699DA748" w14:textId="77777777" w:rsidTr="00B36F33">
        <w:tc>
          <w:tcPr>
            <w:tcW w:w="1743" w:type="dxa"/>
            <w:vMerge/>
            <w:vAlign w:val="center"/>
          </w:tcPr>
          <w:p w14:paraId="5C48CCE6" w14:textId="77777777" w:rsidR="00F058CB" w:rsidRPr="00673E06" w:rsidRDefault="00F058CB" w:rsidP="00B36F33">
            <w:pPr>
              <w:jc w:val="center"/>
              <w:rPr>
                <w:rFonts w:ascii="宋体" w:eastAsia="宋体" w:hAnsi="宋体"/>
              </w:rPr>
            </w:pPr>
          </w:p>
        </w:tc>
        <w:tc>
          <w:tcPr>
            <w:tcW w:w="2226" w:type="dxa"/>
          </w:tcPr>
          <w:p w14:paraId="6FE970EA" w14:textId="77777777" w:rsidR="00F058CB" w:rsidRPr="00673E06" w:rsidRDefault="00F058CB" w:rsidP="00B36F33">
            <w:pPr>
              <w:rPr>
                <w:rFonts w:ascii="宋体" w:eastAsia="宋体" w:hAnsi="宋体"/>
              </w:rPr>
            </w:pPr>
            <w:r w:rsidRPr="00673E06">
              <w:rPr>
                <w:rFonts w:ascii="宋体" w:eastAsia="宋体" w:hAnsi="宋体" w:hint="eastAsia"/>
              </w:rPr>
              <w:t>衣柜</w:t>
            </w:r>
          </w:p>
        </w:tc>
      </w:tr>
      <w:tr w:rsidR="00F058CB" w:rsidRPr="00673E06" w14:paraId="65D83563" w14:textId="77777777" w:rsidTr="00B36F33">
        <w:tc>
          <w:tcPr>
            <w:tcW w:w="1743" w:type="dxa"/>
            <w:vMerge/>
            <w:vAlign w:val="center"/>
          </w:tcPr>
          <w:p w14:paraId="6027731C" w14:textId="77777777" w:rsidR="00F058CB" w:rsidRPr="00673E06" w:rsidRDefault="00F058CB" w:rsidP="00B36F33">
            <w:pPr>
              <w:jc w:val="center"/>
              <w:rPr>
                <w:rFonts w:ascii="宋体" w:eastAsia="宋体" w:hAnsi="宋体"/>
              </w:rPr>
            </w:pPr>
          </w:p>
        </w:tc>
        <w:tc>
          <w:tcPr>
            <w:tcW w:w="2226" w:type="dxa"/>
          </w:tcPr>
          <w:p w14:paraId="6477DFF9" w14:textId="77777777" w:rsidR="00F058CB" w:rsidRPr="00673E06" w:rsidRDefault="00F058CB" w:rsidP="00B36F33">
            <w:pPr>
              <w:rPr>
                <w:rFonts w:ascii="宋体" w:eastAsia="宋体" w:hAnsi="宋体"/>
              </w:rPr>
            </w:pPr>
            <w:r w:rsidRPr="00673E06">
              <w:rPr>
                <w:rFonts w:ascii="宋体" w:eastAsia="宋体" w:hAnsi="宋体" w:hint="eastAsia"/>
              </w:rPr>
              <w:t>木门</w:t>
            </w:r>
          </w:p>
        </w:tc>
      </w:tr>
      <w:tr w:rsidR="00F058CB" w:rsidRPr="00673E06" w14:paraId="009F53FD" w14:textId="77777777" w:rsidTr="00B36F33">
        <w:tc>
          <w:tcPr>
            <w:tcW w:w="1743" w:type="dxa"/>
            <w:vMerge/>
            <w:vAlign w:val="center"/>
          </w:tcPr>
          <w:p w14:paraId="32850051" w14:textId="77777777" w:rsidR="00F058CB" w:rsidRPr="00673E06" w:rsidRDefault="00F058CB" w:rsidP="00B36F33">
            <w:pPr>
              <w:jc w:val="center"/>
              <w:rPr>
                <w:rFonts w:ascii="宋体" w:eastAsia="宋体" w:hAnsi="宋体"/>
              </w:rPr>
            </w:pPr>
          </w:p>
        </w:tc>
        <w:tc>
          <w:tcPr>
            <w:tcW w:w="2226" w:type="dxa"/>
          </w:tcPr>
          <w:p w14:paraId="3369E5BD" w14:textId="77777777" w:rsidR="00F058CB" w:rsidRPr="00673E06" w:rsidRDefault="00F058CB" w:rsidP="00B36F33">
            <w:pPr>
              <w:rPr>
                <w:rFonts w:ascii="宋体" w:eastAsia="宋体" w:hAnsi="宋体"/>
              </w:rPr>
            </w:pPr>
            <w:r w:rsidRPr="00673E06">
              <w:rPr>
                <w:rFonts w:ascii="宋体" w:eastAsia="宋体" w:hAnsi="宋体" w:hint="eastAsia"/>
              </w:rPr>
              <w:t>卫浴</w:t>
            </w:r>
          </w:p>
        </w:tc>
      </w:tr>
      <w:tr w:rsidR="00F058CB" w:rsidRPr="00673E06" w14:paraId="47FA50E3" w14:textId="77777777" w:rsidTr="00B36F33">
        <w:tc>
          <w:tcPr>
            <w:tcW w:w="1743" w:type="dxa"/>
            <w:vMerge/>
            <w:vAlign w:val="center"/>
          </w:tcPr>
          <w:p w14:paraId="7B65B998" w14:textId="77777777" w:rsidR="00F058CB" w:rsidRPr="00673E06" w:rsidRDefault="00F058CB" w:rsidP="00B36F33">
            <w:pPr>
              <w:jc w:val="center"/>
              <w:rPr>
                <w:rFonts w:ascii="宋体" w:eastAsia="宋体" w:hAnsi="宋体"/>
              </w:rPr>
            </w:pPr>
          </w:p>
        </w:tc>
        <w:tc>
          <w:tcPr>
            <w:tcW w:w="2226" w:type="dxa"/>
          </w:tcPr>
          <w:p w14:paraId="088DEE44" w14:textId="77777777" w:rsidR="00F058CB" w:rsidRPr="00673E06" w:rsidRDefault="00F058CB" w:rsidP="00B36F33">
            <w:pPr>
              <w:rPr>
                <w:rFonts w:ascii="宋体" w:eastAsia="宋体" w:hAnsi="宋体"/>
              </w:rPr>
            </w:pPr>
            <w:r w:rsidRPr="00673E06">
              <w:rPr>
                <w:rFonts w:ascii="宋体" w:eastAsia="宋体" w:hAnsi="宋体" w:hint="eastAsia"/>
              </w:rPr>
              <w:t>金属门窗</w:t>
            </w:r>
          </w:p>
        </w:tc>
      </w:tr>
      <w:tr w:rsidR="00F058CB" w:rsidRPr="00673E06" w14:paraId="3778155B" w14:textId="77777777" w:rsidTr="00B36F33">
        <w:tc>
          <w:tcPr>
            <w:tcW w:w="1743" w:type="dxa"/>
            <w:vMerge w:val="restart"/>
            <w:vAlign w:val="center"/>
          </w:tcPr>
          <w:p w14:paraId="68FDF86B" w14:textId="77777777" w:rsidR="00F058CB" w:rsidRPr="00673E06" w:rsidRDefault="00F058CB" w:rsidP="00B36F33">
            <w:pPr>
              <w:jc w:val="center"/>
              <w:rPr>
                <w:rFonts w:ascii="宋体" w:eastAsia="宋体" w:hAnsi="宋体"/>
              </w:rPr>
            </w:pPr>
            <w:proofErr w:type="gramStart"/>
            <w:r w:rsidRPr="00673E06">
              <w:rPr>
                <w:rFonts w:ascii="宋体" w:eastAsia="宋体" w:hAnsi="宋体" w:hint="eastAsia"/>
              </w:rPr>
              <w:t>欧铂丽</w:t>
            </w:r>
            <w:proofErr w:type="gramEnd"/>
          </w:p>
        </w:tc>
        <w:tc>
          <w:tcPr>
            <w:tcW w:w="2226" w:type="dxa"/>
          </w:tcPr>
          <w:p w14:paraId="7230068C" w14:textId="77777777" w:rsidR="00F058CB" w:rsidRPr="00673E06" w:rsidRDefault="00F058CB" w:rsidP="00B36F33">
            <w:pPr>
              <w:rPr>
                <w:rFonts w:ascii="宋体" w:eastAsia="宋体" w:hAnsi="宋体"/>
              </w:rPr>
            </w:pPr>
            <w:r w:rsidRPr="00673E06">
              <w:rPr>
                <w:rFonts w:ascii="宋体" w:eastAsia="宋体" w:hAnsi="宋体" w:hint="eastAsia"/>
              </w:rPr>
              <w:t>橱柜</w:t>
            </w:r>
          </w:p>
        </w:tc>
      </w:tr>
      <w:tr w:rsidR="00F058CB" w:rsidRPr="00673E06" w14:paraId="00642397" w14:textId="77777777" w:rsidTr="00B36F33">
        <w:tc>
          <w:tcPr>
            <w:tcW w:w="1743" w:type="dxa"/>
            <w:vMerge/>
          </w:tcPr>
          <w:p w14:paraId="14D81E80" w14:textId="77777777" w:rsidR="00F058CB" w:rsidRPr="00673E06" w:rsidRDefault="00F058CB" w:rsidP="00B36F33">
            <w:pPr>
              <w:rPr>
                <w:rFonts w:ascii="宋体" w:eastAsia="宋体" w:hAnsi="宋体"/>
              </w:rPr>
            </w:pPr>
          </w:p>
        </w:tc>
        <w:tc>
          <w:tcPr>
            <w:tcW w:w="2226" w:type="dxa"/>
          </w:tcPr>
          <w:p w14:paraId="4216D131" w14:textId="77777777" w:rsidR="00F058CB" w:rsidRPr="00673E06" w:rsidRDefault="00F058CB" w:rsidP="00B36F33">
            <w:pPr>
              <w:rPr>
                <w:rFonts w:ascii="宋体" w:eastAsia="宋体" w:hAnsi="宋体"/>
              </w:rPr>
            </w:pPr>
            <w:r w:rsidRPr="00673E06">
              <w:rPr>
                <w:rFonts w:ascii="宋体" w:eastAsia="宋体" w:hAnsi="宋体" w:hint="eastAsia"/>
              </w:rPr>
              <w:t>衣柜</w:t>
            </w:r>
          </w:p>
        </w:tc>
      </w:tr>
    </w:tbl>
    <w:p w14:paraId="1CB602B8" w14:textId="77777777" w:rsidR="00F058CB" w:rsidRPr="00673E06" w:rsidRDefault="00F058CB" w:rsidP="00F058CB">
      <w:pPr>
        <w:rPr>
          <w:rFonts w:ascii="宋体" w:eastAsia="宋体" w:hAnsi="宋体"/>
        </w:rPr>
      </w:pPr>
    </w:p>
    <w:p w14:paraId="0D92FC6E" w14:textId="77777777" w:rsidR="00F058CB" w:rsidRPr="00673E06" w:rsidRDefault="00F058C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系统访问入口与登录账号说明</w:t>
      </w:r>
    </w:p>
    <w:p w14:paraId="5AEAB092" w14:textId="21665D74" w:rsidR="00F058CB" w:rsidRDefault="009A1214" w:rsidP="00F058CB">
      <w:pPr>
        <w:ind w:firstLine="420"/>
        <w:rPr>
          <w:rFonts w:ascii="宋体" w:eastAsia="宋体" w:hAnsi="宋体"/>
        </w:rPr>
      </w:pPr>
      <w:r>
        <w:rPr>
          <w:rFonts w:ascii="宋体" w:eastAsia="宋体" w:hAnsi="宋体" w:hint="eastAsia"/>
        </w:rPr>
        <w:t>对于经销商的相关人员：</w:t>
      </w:r>
      <w:r w:rsidR="00F058CB" w:rsidRPr="00673E06">
        <w:rPr>
          <w:rFonts w:ascii="宋体" w:eastAsia="宋体" w:hAnsi="宋体" w:hint="eastAsia"/>
        </w:rPr>
        <w:t>系统访问入口集成在MTDS系统中，默认通过MTDS账号进行登录；</w:t>
      </w:r>
    </w:p>
    <w:p w14:paraId="78F3D6FA" w14:textId="1EBAAD4F" w:rsidR="009A1214" w:rsidRDefault="009A1214" w:rsidP="009A1214">
      <w:pPr>
        <w:ind w:firstLine="420"/>
        <w:rPr>
          <w:rFonts w:ascii="宋体" w:eastAsia="宋体" w:hAnsi="宋体"/>
        </w:rPr>
      </w:pPr>
      <w:r>
        <w:rPr>
          <w:rFonts w:ascii="宋体" w:eastAsia="宋体" w:hAnsi="宋体" w:hint="eastAsia"/>
        </w:rPr>
        <w:t>对于集团相关人员&amp;系统管理员：</w:t>
      </w:r>
      <w:r w:rsidRPr="00673E06">
        <w:rPr>
          <w:rFonts w:ascii="宋体" w:eastAsia="宋体" w:hAnsi="宋体" w:hint="eastAsia"/>
        </w:rPr>
        <w:t>系统访问入口集成在</w:t>
      </w:r>
      <w:r>
        <w:rPr>
          <w:rFonts w:ascii="宋体" w:eastAsia="宋体" w:hAnsi="宋体" w:hint="eastAsia"/>
        </w:rPr>
        <w:t>UC</w:t>
      </w:r>
      <w:r w:rsidRPr="00673E06">
        <w:rPr>
          <w:rFonts w:ascii="宋体" w:eastAsia="宋体" w:hAnsi="宋体" w:hint="eastAsia"/>
        </w:rPr>
        <w:t>系统中，默认通过MTDS账号进行登录；</w:t>
      </w:r>
    </w:p>
    <w:p w14:paraId="6F1BF04C" w14:textId="33B1CA74" w:rsidR="009A1214" w:rsidRPr="009A1214" w:rsidRDefault="009A1214" w:rsidP="00F058CB">
      <w:pPr>
        <w:ind w:firstLine="420"/>
        <w:rPr>
          <w:rFonts w:ascii="宋体" w:eastAsia="宋体" w:hAnsi="宋体"/>
        </w:rPr>
      </w:pPr>
    </w:p>
    <w:p w14:paraId="7884BC1C" w14:textId="77777777" w:rsidR="00F058CB" w:rsidRPr="00673E06" w:rsidRDefault="00F058C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系统角色与功能权限说明</w:t>
      </w:r>
    </w:p>
    <w:tbl>
      <w:tblPr>
        <w:tblStyle w:val="a9"/>
        <w:tblW w:w="9493" w:type="dxa"/>
        <w:tblLook w:val="04A0" w:firstRow="1" w:lastRow="0" w:firstColumn="1" w:lastColumn="0" w:noHBand="0" w:noVBand="1"/>
      </w:tblPr>
      <w:tblGrid>
        <w:gridCol w:w="1696"/>
        <w:gridCol w:w="2552"/>
        <w:gridCol w:w="992"/>
        <w:gridCol w:w="992"/>
        <w:gridCol w:w="993"/>
        <w:gridCol w:w="1134"/>
        <w:gridCol w:w="1134"/>
      </w:tblGrid>
      <w:tr w:rsidR="00F058CB" w:rsidRPr="00673E06" w14:paraId="2F797FCA" w14:textId="77777777" w:rsidTr="00B36F33">
        <w:tc>
          <w:tcPr>
            <w:tcW w:w="1696" w:type="dxa"/>
            <w:vMerge w:val="restart"/>
            <w:shd w:val="clear" w:color="auto" w:fill="B4C6E7" w:themeFill="accent1" w:themeFillTint="66"/>
            <w:vAlign w:val="center"/>
          </w:tcPr>
          <w:p w14:paraId="17316DAB" w14:textId="77777777" w:rsidR="00F058CB" w:rsidRPr="00673E06" w:rsidRDefault="00F058CB" w:rsidP="00B36F33">
            <w:pPr>
              <w:jc w:val="center"/>
              <w:rPr>
                <w:rFonts w:ascii="宋体" w:eastAsia="宋体" w:hAnsi="宋体"/>
              </w:rPr>
            </w:pPr>
            <w:r w:rsidRPr="00673E06">
              <w:rPr>
                <w:rFonts w:ascii="宋体" w:eastAsia="宋体" w:hAnsi="宋体" w:hint="eastAsia"/>
              </w:rPr>
              <w:t>模块</w:t>
            </w:r>
          </w:p>
        </w:tc>
        <w:tc>
          <w:tcPr>
            <w:tcW w:w="2552" w:type="dxa"/>
            <w:vMerge w:val="restart"/>
            <w:shd w:val="clear" w:color="auto" w:fill="B4C6E7" w:themeFill="accent1" w:themeFillTint="66"/>
            <w:vAlign w:val="center"/>
          </w:tcPr>
          <w:p w14:paraId="5E48F763" w14:textId="77777777" w:rsidR="00F058CB" w:rsidRPr="00673E06" w:rsidRDefault="00F058CB" w:rsidP="00B36F33">
            <w:pPr>
              <w:jc w:val="center"/>
              <w:rPr>
                <w:rFonts w:ascii="宋体" w:eastAsia="宋体" w:hAnsi="宋体"/>
              </w:rPr>
            </w:pPr>
            <w:r w:rsidRPr="00673E06">
              <w:rPr>
                <w:rFonts w:ascii="宋体" w:eastAsia="宋体" w:hAnsi="宋体" w:hint="eastAsia"/>
              </w:rPr>
              <w:t>功能</w:t>
            </w:r>
          </w:p>
        </w:tc>
        <w:tc>
          <w:tcPr>
            <w:tcW w:w="1984" w:type="dxa"/>
            <w:gridSpan w:val="2"/>
            <w:shd w:val="clear" w:color="auto" w:fill="B4C6E7" w:themeFill="accent1" w:themeFillTint="66"/>
            <w:vAlign w:val="center"/>
          </w:tcPr>
          <w:p w14:paraId="304768A2" w14:textId="77777777" w:rsidR="00F058CB" w:rsidRPr="00673E06" w:rsidRDefault="00F058CB" w:rsidP="00B36F33">
            <w:pPr>
              <w:jc w:val="center"/>
              <w:rPr>
                <w:rFonts w:ascii="宋体" w:eastAsia="宋体" w:hAnsi="宋体"/>
                <w:b/>
              </w:rPr>
            </w:pPr>
            <w:r w:rsidRPr="00673E06">
              <w:rPr>
                <w:rFonts w:ascii="宋体" w:eastAsia="宋体" w:hAnsi="宋体" w:hint="eastAsia"/>
                <w:b/>
              </w:rPr>
              <w:t>商场</w:t>
            </w:r>
          </w:p>
        </w:tc>
        <w:tc>
          <w:tcPr>
            <w:tcW w:w="3261" w:type="dxa"/>
            <w:gridSpan w:val="3"/>
            <w:shd w:val="clear" w:color="auto" w:fill="B4C6E7" w:themeFill="accent1" w:themeFillTint="66"/>
            <w:vAlign w:val="center"/>
          </w:tcPr>
          <w:p w14:paraId="3E85D642" w14:textId="77777777" w:rsidR="00F058CB" w:rsidRPr="00673E06" w:rsidRDefault="00F058CB" w:rsidP="00B36F33">
            <w:pPr>
              <w:jc w:val="center"/>
              <w:rPr>
                <w:rFonts w:ascii="宋体" w:eastAsia="宋体" w:hAnsi="宋体"/>
                <w:b/>
              </w:rPr>
            </w:pPr>
            <w:r w:rsidRPr="00673E06">
              <w:rPr>
                <w:rFonts w:ascii="宋体" w:eastAsia="宋体" w:hAnsi="宋体" w:hint="eastAsia"/>
                <w:b/>
              </w:rPr>
              <w:t>欧派集团</w:t>
            </w:r>
          </w:p>
        </w:tc>
      </w:tr>
      <w:tr w:rsidR="00F058CB" w:rsidRPr="00673E06" w14:paraId="2FCE8E27" w14:textId="77777777" w:rsidTr="00B36F33">
        <w:tc>
          <w:tcPr>
            <w:tcW w:w="1696" w:type="dxa"/>
            <w:vMerge/>
            <w:shd w:val="clear" w:color="auto" w:fill="B4C6E7" w:themeFill="accent1" w:themeFillTint="66"/>
            <w:vAlign w:val="center"/>
          </w:tcPr>
          <w:p w14:paraId="63282BBE" w14:textId="77777777" w:rsidR="00F058CB" w:rsidRPr="00673E06" w:rsidRDefault="00F058CB" w:rsidP="00B36F33">
            <w:pPr>
              <w:jc w:val="center"/>
              <w:rPr>
                <w:rFonts w:ascii="宋体" w:eastAsia="宋体" w:hAnsi="宋体"/>
              </w:rPr>
            </w:pPr>
          </w:p>
        </w:tc>
        <w:tc>
          <w:tcPr>
            <w:tcW w:w="2552" w:type="dxa"/>
            <w:vMerge/>
            <w:shd w:val="clear" w:color="auto" w:fill="B4C6E7" w:themeFill="accent1" w:themeFillTint="66"/>
            <w:vAlign w:val="center"/>
          </w:tcPr>
          <w:p w14:paraId="1722FD2E" w14:textId="77777777" w:rsidR="00F058CB" w:rsidRPr="00673E06" w:rsidRDefault="00F058CB" w:rsidP="00B36F33">
            <w:pPr>
              <w:jc w:val="center"/>
              <w:rPr>
                <w:rFonts w:ascii="宋体" w:eastAsia="宋体" w:hAnsi="宋体"/>
              </w:rPr>
            </w:pPr>
          </w:p>
        </w:tc>
        <w:tc>
          <w:tcPr>
            <w:tcW w:w="992" w:type="dxa"/>
            <w:shd w:val="clear" w:color="auto" w:fill="B4C6E7" w:themeFill="accent1" w:themeFillTint="66"/>
            <w:vAlign w:val="center"/>
          </w:tcPr>
          <w:p w14:paraId="3457896E" w14:textId="77777777" w:rsidR="00F058CB" w:rsidRPr="00673E06" w:rsidRDefault="00F058CB" w:rsidP="00B36F33">
            <w:pPr>
              <w:jc w:val="center"/>
              <w:rPr>
                <w:rFonts w:ascii="宋体" w:eastAsia="宋体" w:hAnsi="宋体"/>
                <w:sz w:val="18"/>
              </w:rPr>
            </w:pPr>
            <w:r w:rsidRPr="00673E06">
              <w:rPr>
                <w:rFonts w:ascii="宋体" w:eastAsia="宋体" w:hAnsi="宋体" w:hint="eastAsia"/>
                <w:sz w:val="18"/>
              </w:rPr>
              <w:t>账号使用人</w:t>
            </w:r>
          </w:p>
        </w:tc>
        <w:tc>
          <w:tcPr>
            <w:tcW w:w="992" w:type="dxa"/>
            <w:shd w:val="clear" w:color="auto" w:fill="B4C6E7" w:themeFill="accent1" w:themeFillTint="66"/>
            <w:vAlign w:val="center"/>
          </w:tcPr>
          <w:p w14:paraId="1D4011E3" w14:textId="77777777" w:rsidR="00F058CB" w:rsidRPr="00673E06" w:rsidRDefault="00F058CB" w:rsidP="00B36F33">
            <w:pPr>
              <w:jc w:val="center"/>
              <w:rPr>
                <w:rFonts w:ascii="宋体" w:eastAsia="宋体" w:hAnsi="宋体"/>
                <w:sz w:val="18"/>
              </w:rPr>
            </w:pPr>
            <w:r w:rsidRPr="00673E06">
              <w:rPr>
                <w:rFonts w:ascii="宋体" w:eastAsia="宋体" w:hAnsi="宋体" w:hint="eastAsia"/>
                <w:sz w:val="18"/>
              </w:rPr>
              <w:t>商场管理员</w:t>
            </w:r>
          </w:p>
        </w:tc>
        <w:tc>
          <w:tcPr>
            <w:tcW w:w="993" w:type="dxa"/>
            <w:shd w:val="clear" w:color="auto" w:fill="B4C6E7" w:themeFill="accent1" w:themeFillTint="66"/>
            <w:vAlign w:val="center"/>
          </w:tcPr>
          <w:p w14:paraId="3DFAEB89" w14:textId="77777777" w:rsidR="00F058CB" w:rsidRPr="00673E06" w:rsidRDefault="00F058CB" w:rsidP="00B36F33">
            <w:pPr>
              <w:jc w:val="center"/>
              <w:rPr>
                <w:rFonts w:ascii="宋体" w:eastAsia="宋体" w:hAnsi="宋体"/>
                <w:sz w:val="18"/>
              </w:rPr>
            </w:pPr>
            <w:r w:rsidRPr="00673E06">
              <w:rPr>
                <w:rFonts w:ascii="宋体" w:eastAsia="宋体" w:hAnsi="宋体" w:hint="eastAsia"/>
                <w:sz w:val="18"/>
              </w:rPr>
              <w:t>系统管理员</w:t>
            </w:r>
          </w:p>
        </w:tc>
        <w:tc>
          <w:tcPr>
            <w:tcW w:w="1134" w:type="dxa"/>
            <w:shd w:val="clear" w:color="auto" w:fill="B4C6E7" w:themeFill="accent1" w:themeFillTint="66"/>
            <w:vAlign w:val="center"/>
          </w:tcPr>
          <w:p w14:paraId="5E2AB7D7" w14:textId="77777777" w:rsidR="00F058CB" w:rsidRPr="00673E06" w:rsidRDefault="00F058CB" w:rsidP="00B36F33">
            <w:pPr>
              <w:jc w:val="center"/>
              <w:rPr>
                <w:rFonts w:ascii="宋体" w:eastAsia="宋体" w:hAnsi="宋体"/>
                <w:sz w:val="18"/>
              </w:rPr>
            </w:pPr>
            <w:r w:rsidRPr="00673E06">
              <w:rPr>
                <w:rFonts w:ascii="宋体" w:eastAsia="宋体" w:hAnsi="宋体" w:hint="eastAsia"/>
                <w:sz w:val="18"/>
              </w:rPr>
              <w:t>设计软件费用管理员</w:t>
            </w:r>
          </w:p>
        </w:tc>
        <w:tc>
          <w:tcPr>
            <w:tcW w:w="1134" w:type="dxa"/>
            <w:shd w:val="clear" w:color="auto" w:fill="B4C6E7" w:themeFill="accent1" w:themeFillTint="66"/>
            <w:vAlign w:val="center"/>
          </w:tcPr>
          <w:p w14:paraId="27DBA17A" w14:textId="77777777" w:rsidR="00F058CB" w:rsidRPr="00673E06" w:rsidRDefault="00F058CB" w:rsidP="00B36F33">
            <w:pPr>
              <w:jc w:val="center"/>
              <w:rPr>
                <w:rFonts w:ascii="宋体" w:eastAsia="宋体" w:hAnsi="宋体"/>
                <w:sz w:val="18"/>
              </w:rPr>
            </w:pPr>
            <w:r w:rsidRPr="00673E06">
              <w:rPr>
                <w:rFonts w:ascii="宋体" w:eastAsia="宋体" w:hAnsi="宋体" w:hint="eastAsia"/>
                <w:sz w:val="18"/>
              </w:rPr>
              <w:t>设计软件账号审核员</w:t>
            </w:r>
          </w:p>
        </w:tc>
      </w:tr>
      <w:tr w:rsidR="00F058CB" w:rsidRPr="00673E06" w14:paraId="0728B12E" w14:textId="77777777" w:rsidTr="00B36F33">
        <w:tc>
          <w:tcPr>
            <w:tcW w:w="1696" w:type="dxa"/>
            <w:vMerge w:val="restart"/>
            <w:vAlign w:val="center"/>
          </w:tcPr>
          <w:p w14:paraId="223036ED" w14:textId="77777777" w:rsidR="00F058CB" w:rsidRPr="00673E06" w:rsidRDefault="00F058CB" w:rsidP="00B36F33">
            <w:pPr>
              <w:jc w:val="center"/>
              <w:rPr>
                <w:rFonts w:ascii="宋体" w:eastAsia="宋体" w:hAnsi="宋体"/>
              </w:rPr>
            </w:pPr>
            <w:r w:rsidRPr="00673E06">
              <w:rPr>
                <w:rFonts w:ascii="宋体" w:eastAsia="宋体" w:hAnsi="宋体" w:hint="eastAsia"/>
              </w:rPr>
              <w:t>计费项目注册管理功能</w:t>
            </w:r>
          </w:p>
        </w:tc>
        <w:tc>
          <w:tcPr>
            <w:tcW w:w="2552" w:type="dxa"/>
          </w:tcPr>
          <w:p w14:paraId="2EB7E3E3" w14:textId="77777777" w:rsidR="00F058CB" w:rsidRPr="00673E06" w:rsidRDefault="00F058CB" w:rsidP="00B36F33">
            <w:pPr>
              <w:rPr>
                <w:rFonts w:ascii="宋体" w:eastAsia="宋体" w:hAnsi="宋体"/>
              </w:rPr>
            </w:pPr>
            <w:r w:rsidRPr="00673E06">
              <w:rPr>
                <w:rFonts w:ascii="宋体" w:eastAsia="宋体" w:hAnsi="宋体" w:hint="eastAsia"/>
              </w:rPr>
              <w:t>计费项目管理功能</w:t>
            </w:r>
          </w:p>
        </w:tc>
        <w:tc>
          <w:tcPr>
            <w:tcW w:w="992" w:type="dxa"/>
            <w:vAlign w:val="center"/>
          </w:tcPr>
          <w:p w14:paraId="5FAE415F" w14:textId="77777777" w:rsidR="00F058CB" w:rsidRPr="00673E06" w:rsidRDefault="00F058CB" w:rsidP="00B36F33">
            <w:pPr>
              <w:jc w:val="center"/>
              <w:rPr>
                <w:rFonts w:ascii="宋体" w:eastAsia="宋体" w:hAnsi="宋体"/>
              </w:rPr>
            </w:pPr>
          </w:p>
        </w:tc>
        <w:tc>
          <w:tcPr>
            <w:tcW w:w="992" w:type="dxa"/>
            <w:vAlign w:val="center"/>
          </w:tcPr>
          <w:p w14:paraId="3B0EC569" w14:textId="77777777" w:rsidR="00F058CB" w:rsidRPr="00673E06" w:rsidRDefault="00F058CB" w:rsidP="00B36F33">
            <w:pPr>
              <w:jc w:val="center"/>
              <w:rPr>
                <w:rFonts w:ascii="宋体" w:eastAsia="宋体" w:hAnsi="宋体"/>
              </w:rPr>
            </w:pPr>
          </w:p>
        </w:tc>
        <w:tc>
          <w:tcPr>
            <w:tcW w:w="993" w:type="dxa"/>
            <w:vAlign w:val="center"/>
          </w:tcPr>
          <w:p w14:paraId="40B81633"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7138802F" w14:textId="77777777" w:rsidR="00F058CB" w:rsidRPr="00673E06" w:rsidRDefault="00F058CB" w:rsidP="00B36F33">
            <w:pPr>
              <w:jc w:val="center"/>
              <w:rPr>
                <w:rFonts w:ascii="宋体" w:eastAsia="宋体" w:hAnsi="宋体"/>
              </w:rPr>
            </w:pPr>
          </w:p>
        </w:tc>
        <w:tc>
          <w:tcPr>
            <w:tcW w:w="1134" w:type="dxa"/>
            <w:vAlign w:val="center"/>
          </w:tcPr>
          <w:p w14:paraId="1F9A8D3A" w14:textId="77777777" w:rsidR="00F058CB" w:rsidRPr="00673E06" w:rsidRDefault="00F058CB" w:rsidP="00B36F33">
            <w:pPr>
              <w:jc w:val="center"/>
              <w:rPr>
                <w:rFonts w:ascii="宋体" w:eastAsia="宋体" w:hAnsi="宋体"/>
              </w:rPr>
            </w:pPr>
          </w:p>
        </w:tc>
      </w:tr>
      <w:tr w:rsidR="00F058CB" w:rsidRPr="00673E06" w14:paraId="5F8F78B4" w14:textId="77777777" w:rsidTr="00B36F33">
        <w:tc>
          <w:tcPr>
            <w:tcW w:w="1696" w:type="dxa"/>
            <w:vMerge/>
            <w:vAlign w:val="center"/>
          </w:tcPr>
          <w:p w14:paraId="3F21F3A6" w14:textId="77777777" w:rsidR="00F058CB" w:rsidRPr="00673E06" w:rsidRDefault="00F058CB" w:rsidP="00B36F33">
            <w:pPr>
              <w:jc w:val="center"/>
              <w:rPr>
                <w:rFonts w:ascii="宋体" w:eastAsia="宋体" w:hAnsi="宋体"/>
              </w:rPr>
            </w:pPr>
          </w:p>
        </w:tc>
        <w:tc>
          <w:tcPr>
            <w:tcW w:w="2552" w:type="dxa"/>
          </w:tcPr>
          <w:p w14:paraId="148CFB27" w14:textId="77777777" w:rsidR="00F058CB" w:rsidRPr="00673E06" w:rsidRDefault="00F058CB" w:rsidP="00B36F33">
            <w:pPr>
              <w:rPr>
                <w:rFonts w:ascii="宋体" w:eastAsia="宋体" w:hAnsi="宋体"/>
              </w:rPr>
            </w:pPr>
            <w:r w:rsidRPr="00673E06">
              <w:rPr>
                <w:rFonts w:ascii="宋体" w:eastAsia="宋体" w:hAnsi="宋体" w:hint="eastAsia"/>
              </w:rPr>
              <w:t>新增计费项目功能</w:t>
            </w:r>
          </w:p>
        </w:tc>
        <w:tc>
          <w:tcPr>
            <w:tcW w:w="992" w:type="dxa"/>
            <w:vAlign w:val="center"/>
          </w:tcPr>
          <w:p w14:paraId="7F8BC475" w14:textId="77777777" w:rsidR="00F058CB" w:rsidRPr="00673E06" w:rsidRDefault="00F058CB" w:rsidP="00B36F33">
            <w:pPr>
              <w:jc w:val="center"/>
              <w:rPr>
                <w:rFonts w:ascii="宋体" w:eastAsia="宋体" w:hAnsi="宋体"/>
              </w:rPr>
            </w:pPr>
          </w:p>
        </w:tc>
        <w:tc>
          <w:tcPr>
            <w:tcW w:w="992" w:type="dxa"/>
            <w:vAlign w:val="center"/>
          </w:tcPr>
          <w:p w14:paraId="2FFCACAC" w14:textId="77777777" w:rsidR="00F058CB" w:rsidRPr="00673E06" w:rsidRDefault="00F058CB" w:rsidP="00B36F33">
            <w:pPr>
              <w:jc w:val="center"/>
              <w:rPr>
                <w:rFonts w:ascii="宋体" w:eastAsia="宋体" w:hAnsi="宋体"/>
              </w:rPr>
            </w:pPr>
          </w:p>
        </w:tc>
        <w:tc>
          <w:tcPr>
            <w:tcW w:w="993" w:type="dxa"/>
            <w:vAlign w:val="center"/>
          </w:tcPr>
          <w:p w14:paraId="0B79192E"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3FC7B342" w14:textId="77777777" w:rsidR="00F058CB" w:rsidRPr="00673E06" w:rsidRDefault="00F058CB" w:rsidP="00B36F33">
            <w:pPr>
              <w:jc w:val="center"/>
              <w:rPr>
                <w:rFonts w:ascii="宋体" w:eastAsia="宋体" w:hAnsi="宋体"/>
              </w:rPr>
            </w:pPr>
          </w:p>
        </w:tc>
        <w:tc>
          <w:tcPr>
            <w:tcW w:w="1134" w:type="dxa"/>
            <w:vAlign w:val="center"/>
          </w:tcPr>
          <w:p w14:paraId="6B34B1A2" w14:textId="77777777" w:rsidR="00F058CB" w:rsidRPr="00673E06" w:rsidRDefault="00F058CB" w:rsidP="00B36F33">
            <w:pPr>
              <w:jc w:val="center"/>
              <w:rPr>
                <w:rFonts w:ascii="宋体" w:eastAsia="宋体" w:hAnsi="宋体"/>
              </w:rPr>
            </w:pPr>
          </w:p>
        </w:tc>
      </w:tr>
      <w:tr w:rsidR="00F058CB" w:rsidRPr="00673E06" w14:paraId="30CC66DE" w14:textId="77777777" w:rsidTr="00B36F33">
        <w:tc>
          <w:tcPr>
            <w:tcW w:w="1696" w:type="dxa"/>
            <w:vMerge/>
            <w:vAlign w:val="center"/>
          </w:tcPr>
          <w:p w14:paraId="1E167E1D" w14:textId="77777777" w:rsidR="00F058CB" w:rsidRPr="00673E06" w:rsidRDefault="00F058CB" w:rsidP="00B36F33">
            <w:pPr>
              <w:jc w:val="center"/>
              <w:rPr>
                <w:rFonts w:ascii="宋体" w:eastAsia="宋体" w:hAnsi="宋体"/>
              </w:rPr>
            </w:pPr>
          </w:p>
        </w:tc>
        <w:tc>
          <w:tcPr>
            <w:tcW w:w="2552" w:type="dxa"/>
          </w:tcPr>
          <w:p w14:paraId="5FF0E784" w14:textId="77777777" w:rsidR="00F058CB" w:rsidRPr="00673E06" w:rsidRDefault="00F058CB" w:rsidP="00B36F33">
            <w:pPr>
              <w:rPr>
                <w:rFonts w:ascii="宋体" w:eastAsia="宋体" w:hAnsi="宋体"/>
              </w:rPr>
            </w:pPr>
            <w:r w:rsidRPr="00673E06">
              <w:rPr>
                <w:rFonts w:ascii="宋体" w:eastAsia="宋体" w:hAnsi="宋体" w:hint="eastAsia"/>
              </w:rPr>
              <w:t>选择计费项目功能</w:t>
            </w:r>
          </w:p>
        </w:tc>
        <w:tc>
          <w:tcPr>
            <w:tcW w:w="992" w:type="dxa"/>
            <w:vAlign w:val="center"/>
          </w:tcPr>
          <w:p w14:paraId="37EE89A5" w14:textId="77777777" w:rsidR="00F058CB" w:rsidRPr="00673E06" w:rsidRDefault="00F058CB" w:rsidP="00B36F33">
            <w:pPr>
              <w:jc w:val="center"/>
              <w:rPr>
                <w:rFonts w:ascii="宋体" w:eastAsia="宋体" w:hAnsi="宋体"/>
              </w:rPr>
            </w:pPr>
          </w:p>
        </w:tc>
        <w:tc>
          <w:tcPr>
            <w:tcW w:w="992" w:type="dxa"/>
            <w:vAlign w:val="center"/>
          </w:tcPr>
          <w:p w14:paraId="55235ED9" w14:textId="77777777" w:rsidR="00F058CB" w:rsidRPr="00673E06" w:rsidRDefault="00F058CB" w:rsidP="00B36F33">
            <w:pPr>
              <w:jc w:val="center"/>
              <w:rPr>
                <w:rFonts w:ascii="宋体" w:eastAsia="宋体" w:hAnsi="宋体"/>
              </w:rPr>
            </w:pPr>
          </w:p>
        </w:tc>
        <w:tc>
          <w:tcPr>
            <w:tcW w:w="993" w:type="dxa"/>
            <w:vAlign w:val="center"/>
          </w:tcPr>
          <w:p w14:paraId="48FA97DA"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50A06B0C" w14:textId="77777777" w:rsidR="00F058CB" w:rsidRPr="00673E06" w:rsidRDefault="00F058CB" w:rsidP="00B36F33">
            <w:pPr>
              <w:jc w:val="center"/>
              <w:rPr>
                <w:rFonts w:ascii="宋体" w:eastAsia="宋体" w:hAnsi="宋体"/>
              </w:rPr>
            </w:pPr>
          </w:p>
        </w:tc>
        <w:tc>
          <w:tcPr>
            <w:tcW w:w="1134" w:type="dxa"/>
            <w:vAlign w:val="center"/>
          </w:tcPr>
          <w:p w14:paraId="353797EE" w14:textId="77777777" w:rsidR="00F058CB" w:rsidRPr="00673E06" w:rsidRDefault="00F058CB" w:rsidP="00B36F33">
            <w:pPr>
              <w:jc w:val="center"/>
              <w:rPr>
                <w:rFonts w:ascii="宋体" w:eastAsia="宋体" w:hAnsi="宋体"/>
              </w:rPr>
            </w:pPr>
          </w:p>
        </w:tc>
      </w:tr>
      <w:tr w:rsidR="00F058CB" w:rsidRPr="00673E06" w14:paraId="20675582" w14:textId="77777777" w:rsidTr="00B36F33">
        <w:tc>
          <w:tcPr>
            <w:tcW w:w="1696" w:type="dxa"/>
            <w:vMerge w:val="restart"/>
            <w:vAlign w:val="center"/>
          </w:tcPr>
          <w:p w14:paraId="2C933196" w14:textId="77777777" w:rsidR="00F058CB" w:rsidRPr="00673E06" w:rsidRDefault="00F058CB" w:rsidP="00B36F33">
            <w:pPr>
              <w:jc w:val="center"/>
              <w:rPr>
                <w:rFonts w:ascii="宋体" w:eastAsia="宋体" w:hAnsi="宋体"/>
              </w:rPr>
            </w:pPr>
            <w:r w:rsidRPr="00673E06">
              <w:rPr>
                <w:rFonts w:ascii="宋体" w:eastAsia="宋体" w:hAnsi="宋体" w:hint="eastAsia"/>
              </w:rPr>
              <w:t>账号开通功能</w:t>
            </w:r>
          </w:p>
        </w:tc>
        <w:tc>
          <w:tcPr>
            <w:tcW w:w="2552" w:type="dxa"/>
          </w:tcPr>
          <w:p w14:paraId="25E2004A" w14:textId="77777777" w:rsidR="00F058CB" w:rsidRPr="00673E06" w:rsidRDefault="00F058CB" w:rsidP="00B36F33">
            <w:pPr>
              <w:rPr>
                <w:rFonts w:ascii="宋体" w:eastAsia="宋体" w:hAnsi="宋体"/>
              </w:rPr>
            </w:pPr>
            <w:r w:rsidRPr="00673E06">
              <w:rPr>
                <w:rFonts w:ascii="宋体" w:eastAsia="宋体" w:hAnsi="宋体" w:hint="eastAsia"/>
              </w:rPr>
              <w:t>设计软件账号与功能开通</w:t>
            </w:r>
          </w:p>
        </w:tc>
        <w:tc>
          <w:tcPr>
            <w:tcW w:w="992" w:type="dxa"/>
            <w:vAlign w:val="center"/>
          </w:tcPr>
          <w:p w14:paraId="6A31E495" w14:textId="77777777" w:rsidR="00F058CB" w:rsidRPr="00673E06" w:rsidRDefault="00F058CB" w:rsidP="00B36F33">
            <w:pPr>
              <w:jc w:val="center"/>
              <w:rPr>
                <w:rFonts w:ascii="宋体" w:eastAsia="宋体" w:hAnsi="宋体"/>
              </w:rPr>
            </w:pPr>
          </w:p>
        </w:tc>
        <w:tc>
          <w:tcPr>
            <w:tcW w:w="992" w:type="dxa"/>
            <w:vAlign w:val="center"/>
          </w:tcPr>
          <w:p w14:paraId="171B0FD5"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3" w:type="dxa"/>
            <w:vAlign w:val="center"/>
          </w:tcPr>
          <w:p w14:paraId="043B20D8" w14:textId="77777777" w:rsidR="00F058CB" w:rsidRPr="00673E06" w:rsidRDefault="00F058CB" w:rsidP="00B36F33">
            <w:pPr>
              <w:jc w:val="center"/>
              <w:rPr>
                <w:rFonts w:ascii="宋体" w:eastAsia="宋体" w:hAnsi="宋体"/>
              </w:rPr>
            </w:pPr>
          </w:p>
        </w:tc>
        <w:tc>
          <w:tcPr>
            <w:tcW w:w="1134" w:type="dxa"/>
            <w:vAlign w:val="center"/>
          </w:tcPr>
          <w:p w14:paraId="6B67B65D" w14:textId="77777777" w:rsidR="00F058CB" w:rsidRPr="00673E06" w:rsidRDefault="00F058CB" w:rsidP="00B36F33">
            <w:pPr>
              <w:jc w:val="center"/>
              <w:rPr>
                <w:rFonts w:ascii="宋体" w:eastAsia="宋体" w:hAnsi="宋体"/>
              </w:rPr>
            </w:pPr>
          </w:p>
        </w:tc>
        <w:tc>
          <w:tcPr>
            <w:tcW w:w="1134" w:type="dxa"/>
            <w:vAlign w:val="center"/>
          </w:tcPr>
          <w:p w14:paraId="04CBFAF6"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r>
      <w:tr w:rsidR="00F058CB" w:rsidRPr="00673E06" w14:paraId="1EF94621" w14:textId="77777777" w:rsidTr="00B36F33">
        <w:tc>
          <w:tcPr>
            <w:tcW w:w="1696" w:type="dxa"/>
            <w:vMerge/>
            <w:vAlign w:val="center"/>
          </w:tcPr>
          <w:p w14:paraId="37482129" w14:textId="77777777" w:rsidR="00F058CB" w:rsidRPr="00673E06" w:rsidRDefault="00F058CB" w:rsidP="00B36F33">
            <w:pPr>
              <w:jc w:val="center"/>
              <w:rPr>
                <w:rFonts w:ascii="宋体" w:eastAsia="宋体" w:hAnsi="宋体"/>
              </w:rPr>
            </w:pPr>
          </w:p>
        </w:tc>
        <w:tc>
          <w:tcPr>
            <w:tcW w:w="2552" w:type="dxa"/>
          </w:tcPr>
          <w:p w14:paraId="652CFFED" w14:textId="77777777" w:rsidR="00F058CB" w:rsidRPr="00673E06" w:rsidRDefault="00F058CB" w:rsidP="00B36F33">
            <w:pPr>
              <w:rPr>
                <w:rFonts w:ascii="宋体" w:eastAsia="宋体" w:hAnsi="宋体"/>
              </w:rPr>
            </w:pPr>
            <w:r w:rsidRPr="00673E06">
              <w:rPr>
                <w:rFonts w:ascii="宋体" w:eastAsia="宋体" w:hAnsi="宋体" w:hint="eastAsia"/>
              </w:rPr>
              <w:t>其它通用账号与功能开通</w:t>
            </w:r>
          </w:p>
        </w:tc>
        <w:tc>
          <w:tcPr>
            <w:tcW w:w="992" w:type="dxa"/>
            <w:vAlign w:val="center"/>
          </w:tcPr>
          <w:p w14:paraId="0A6325BB" w14:textId="77777777" w:rsidR="00F058CB" w:rsidRPr="00673E06" w:rsidRDefault="00F058CB" w:rsidP="00B36F33">
            <w:pPr>
              <w:jc w:val="center"/>
              <w:rPr>
                <w:rFonts w:ascii="宋体" w:eastAsia="宋体" w:hAnsi="宋体"/>
              </w:rPr>
            </w:pPr>
          </w:p>
        </w:tc>
        <w:tc>
          <w:tcPr>
            <w:tcW w:w="992" w:type="dxa"/>
            <w:vAlign w:val="center"/>
          </w:tcPr>
          <w:p w14:paraId="18AB295D"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3" w:type="dxa"/>
            <w:vAlign w:val="center"/>
          </w:tcPr>
          <w:p w14:paraId="795E91A0" w14:textId="77777777" w:rsidR="00F058CB" w:rsidRPr="00673E06" w:rsidRDefault="00F058CB" w:rsidP="00B36F33">
            <w:pPr>
              <w:jc w:val="center"/>
              <w:rPr>
                <w:rFonts w:ascii="宋体" w:eastAsia="宋体" w:hAnsi="宋体"/>
              </w:rPr>
            </w:pPr>
          </w:p>
        </w:tc>
        <w:tc>
          <w:tcPr>
            <w:tcW w:w="1134" w:type="dxa"/>
            <w:vAlign w:val="center"/>
          </w:tcPr>
          <w:p w14:paraId="3C0593D9" w14:textId="77777777" w:rsidR="00F058CB" w:rsidRPr="00673E06" w:rsidRDefault="00F058CB" w:rsidP="00B36F33">
            <w:pPr>
              <w:jc w:val="center"/>
              <w:rPr>
                <w:rFonts w:ascii="宋体" w:eastAsia="宋体" w:hAnsi="宋体"/>
              </w:rPr>
            </w:pPr>
          </w:p>
        </w:tc>
        <w:tc>
          <w:tcPr>
            <w:tcW w:w="1134" w:type="dxa"/>
            <w:vAlign w:val="center"/>
          </w:tcPr>
          <w:p w14:paraId="3D05B4E3"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r>
      <w:tr w:rsidR="00F058CB" w:rsidRPr="00673E06" w14:paraId="125F0F2C" w14:textId="77777777" w:rsidTr="00B36F33">
        <w:tc>
          <w:tcPr>
            <w:tcW w:w="1696" w:type="dxa"/>
            <w:vMerge w:val="restart"/>
            <w:vAlign w:val="center"/>
          </w:tcPr>
          <w:p w14:paraId="5C041569" w14:textId="77777777" w:rsidR="00F058CB" w:rsidRPr="00673E06" w:rsidRDefault="00F058CB" w:rsidP="00B36F33">
            <w:pPr>
              <w:jc w:val="center"/>
              <w:rPr>
                <w:rFonts w:ascii="宋体" w:eastAsia="宋体" w:hAnsi="宋体"/>
              </w:rPr>
            </w:pPr>
            <w:r w:rsidRPr="00673E06">
              <w:rPr>
                <w:rFonts w:ascii="宋体" w:eastAsia="宋体" w:hAnsi="宋体" w:hint="eastAsia"/>
              </w:rPr>
              <w:t>账户费用管理功能</w:t>
            </w:r>
          </w:p>
        </w:tc>
        <w:tc>
          <w:tcPr>
            <w:tcW w:w="2552" w:type="dxa"/>
          </w:tcPr>
          <w:p w14:paraId="23B64A8B" w14:textId="77777777" w:rsidR="00F058CB" w:rsidRPr="00673E06" w:rsidRDefault="00F058CB" w:rsidP="00B36F33">
            <w:pPr>
              <w:rPr>
                <w:rFonts w:ascii="宋体" w:eastAsia="宋体" w:hAnsi="宋体"/>
              </w:rPr>
            </w:pPr>
            <w:r w:rsidRPr="00673E06">
              <w:rPr>
                <w:rFonts w:ascii="宋体" w:eastAsia="宋体" w:hAnsi="宋体" w:hint="eastAsia"/>
              </w:rPr>
              <w:t>我的账户费用管理</w:t>
            </w:r>
          </w:p>
        </w:tc>
        <w:tc>
          <w:tcPr>
            <w:tcW w:w="992" w:type="dxa"/>
            <w:vAlign w:val="center"/>
          </w:tcPr>
          <w:p w14:paraId="23567177"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2" w:type="dxa"/>
            <w:vAlign w:val="center"/>
          </w:tcPr>
          <w:p w14:paraId="464BBA32"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3" w:type="dxa"/>
            <w:vAlign w:val="center"/>
          </w:tcPr>
          <w:p w14:paraId="6232F371" w14:textId="77777777" w:rsidR="00F058CB" w:rsidRPr="00673E06" w:rsidRDefault="00F058CB" w:rsidP="00B36F33">
            <w:pPr>
              <w:jc w:val="center"/>
              <w:rPr>
                <w:rFonts w:ascii="宋体" w:eastAsia="宋体" w:hAnsi="宋体"/>
              </w:rPr>
            </w:pPr>
          </w:p>
        </w:tc>
        <w:tc>
          <w:tcPr>
            <w:tcW w:w="1134" w:type="dxa"/>
            <w:vAlign w:val="center"/>
          </w:tcPr>
          <w:p w14:paraId="57B229BD" w14:textId="77777777" w:rsidR="00F058CB" w:rsidRPr="00673E06" w:rsidRDefault="00F058CB" w:rsidP="00B36F33">
            <w:pPr>
              <w:jc w:val="center"/>
              <w:rPr>
                <w:rFonts w:ascii="宋体" w:eastAsia="宋体" w:hAnsi="宋体"/>
              </w:rPr>
            </w:pPr>
          </w:p>
        </w:tc>
        <w:tc>
          <w:tcPr>
            <w:tcW w:w="1134" w:type="dxa"/>
            <w:vAlign w:val="center"/>
          </w:tcPr>
          <w:p w14:paraId="68F822E1" w14:textId="77777777" w:rsidR="00F058CB" w:rsidRPr="00673E06" w:rsidRDefault="00F058CB" w:rsidP="00B36F33">
            <w:pPr>
              <w:jc w:val="center"/>
              <w:rPr>
                <w:rFonts w:ascii="宋体" w:eastAsia="宋体" w:hAnsi="宋体"/>
              </w:rPr>
            </w:pPr>
          </w:p>
        </w:tc>
      </w:tr>
      <w:tr w:rsidR="00F058CB" w:rsidRPr="00673E06" w14:paraId="19542E79" w14:textId="77777777" w:rsidTr="00B36F33">
        <w:tc>
          <w:tcPr>
            <w:tcW w:w="1696" w:type="dxa"/>
            <w:vMerge/>
            <w:vAlign w:val="center"/>
          </w:tcPr>
          <w:p w14:paraId="63D5C101" w14:textId="77777777" w:rsidR="00F058CB" w:rsidRPr="00673E06" w:rsidRDefault="00F058CB" w:rsidP="00B36F33">
            <w:pPr>
              <w:jc w:val="center"/>
              <w:rPr>
                <w:rFonts w:ascii="宋体" w:eastAsia="宋体" w:hAnsi="宋体"/>
              </w:rPr>
            </w:pPr>
          </w:p>
        </w:tc>
        <w:tc>
          <w:tcPr>
            <w:tcW w:w="2552" w:type="dxa"/>
          </w:tcPr>
          <w:p w14:paraId="1A5A4225" w14:textId="77777777" w:rsidR="00F058CB" w:rsidRPr="00673E06" w:rsidRDefault="00F058CB" w:rsidP="00B36F33">
            <w:pPr>
              <w:rPr>
                <w:rFonts w:ascii="宋体" w:eastAsia="宋体" w:hAnsi="宋体"/>
              </w:rPr>
            </w:pPr>
            <w:r w:rsidRPr="00673E06">
              <w:rPr>
                <w:rFonts w:ascii="宋体" w:eastAsia="宋体" w:hAnsi="宋体" w:hint="eastAsia"/>
              </w:rPr>
              <w:t>费用明细清单查询</w:t>
            </w:r>
          </w:p>
        </w:tc>
        <w:tc>
          <w:tcPr>
            <w:tcW w:w="992" w:type="dxa"/>
            <w:vAlign w:val="center"/>
          </w:tcPr>
          <w:p w14:paraId="13A845CF"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2" w:type="dxa"/>
            <w:vAlign w:val="center"/>
          </w:tcPr>
          <w:p w14:paraId="398ACACD"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3" w:type="dxa"/>
            <w:vAlign w:val="center"/>
          </w:tcPr>
          <w:p w14:paraId="1C92E195" w14:textId="77777777" w:rsidR="00F058CB" w:rsidRPr="00673E06" w:rsidRDefault="00F058CB" w:rsidP="00B36F33">
            <w:pPr>
              <w:jc w:val="center"/>
              <w:rPr>
                <w:rFonts w:ascii="宋体" w:eastAsia="宋体" w:hAnsi="宋体"/>
              </w:rPr>
            </w:pPr>
          </w:p>
        </w:tc>
        <w:tc>
          <w:tcPr>
            <w:tcW w:w="1134" w:type="dxa"/>
            <w:vAlign w:val="center"/>
          </w:tcPr>
          <w:p w14:paraId="49E4D311" w14:textId="77777777" w:rsidR="00F058CB" w:rsidRPr="00673E06" w:rsidRDefault="00F058CB" w:rsidP="00B36F33">
            <w:pPr>
              <w:jc w:val="center"/>
              <w:rPr>
                <w:rFonts w:ascii="宋体" w:eastAsia="宋体" w:hAnsi="宋体"/>
              </w:rPr>
            </w:pPr>
          </w:p>
        </w:tc>
        <w:tc>
          <w:tcPr>
            <w:tcW w:w="1134" w:type="dxa"/>
            <w:vAlign w:val="center"/>
          </w:tcPr>
          <w:p w14:paraId="6A820705" w14:textId="77777777" w:rsidR="00F058CB" w:rsidRPr="00673E06" w:rsidRDefault="00F058CB" w:rsidP="00B36F33">
            <w:pPr>
              <w:jc w:val="center"/>
              <w:rPr>
                <w:rFonts w:ascii="宋体" w:eastAsia="宋体" w:hAnsi="宋体"/>
              </w:rPr>
            </w:pPr>
          </w:p>
        </w:tc>
      </w:tr>
      <w:tr w:rsidR="00F058CB" w:rsidRPr="00673E06" w14:paraId="68D52998" w14:textId="77777777" w:rsidTr="00B36F33">
        <w:tc>
          <w:tcPr>
            <w:tcW w:w="1696" w:type="dxa"/>
            <w:vMerge/>
            <w:vAlign w:val="center"/>
          </w:tcPr>
          <w:p w14:paraId="4D87A1C3" w14:textId="77777777" w:rsidR="00F058CB" w:rsidRPr="00673E06" w:rsidRDefault="00F058CB" w:rsidP="00B36F33">
            <w:pPr>
              <w:jc w:val="center"/>
              <w:rPr>
                <w:rFonts w:ascii="宋体" w:eastAsia="宋体" w:hAnsi="宋体"/>
              </w:rPr>
            </w:pPr>
          </w:p>
        </w:tc>
        <w:tc>
          <w:tcPr>
            <w:tcW w:w="2552" w:type="dxa"/>
          </w:tcPr>
          <w:p w14:paraId="67558C74" w14:textId="77777777" w:rsidR="00F058CB" w:rsidRPr="00673E06" w:rsidRDefault="00F058CB" w:rsidP="00B36F33">
            <w:pPr>
              <w:rPr>
                <w:rFonts w:ascii="宋体" w:eastAsia="宋体" w:hAnsi="宋体"/>
              </w:rPr>
            </w:pPr>
            <w:r w:rsidRPr="00673E06">
              <w:rPr>
                <w:rFonts w:ascii="宋体" w:eastAsia="宋体" w:hAnsi="宋体" w:hint="eastAsia"/>
              </w:rPr>
              <w:t>账户充值功能</w:t>
            </w:r>
          </w:p>
        </w:tc>
        <w:tc>
          <w:tcPr>
            <w:tcW w:w="992" w:type="dxa"/>
            <w:vAlign w:val="center"/>
          </w:tcPr>
          <w:p w14:paraId="57FA3D71" w14:textId="77777777" w:rsidR="00F058CB" w:rsidRPr="00673E06" w:rsidRDefault="00F058CB" w:rsidP="00B36F33">
            <w:pPr>
              <w:jc w:val="center"/>
              <w:rPr>
                <w:rFonts w:ascii="宋体" w:eastAsia="宋体" w:hAnsi="宋体"/>
              </w:rPr>
            </w:pPr>
          </w:p>
        </w:tc>
        <w:tc>
          <w:tcPr>
            <w:tcW w:w="992" w:type="dxa"/>
            <w:vAlign w:val="center"/>
          </w:tcPr>
          <w:p w14:paraId="36140932"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993" w:type="dxa"/>
            <w:vAlign w:val="center"/>
          </w:tcPr>
          <w:p w14:paraId="39B18148" w14:textId="77777777" w:rsidR="00F058CB" w:rsidRPr="00673E06" w:rsidRDefault="00F058CB" w:rsidP="00B36F33">
            <w:pPr>
              <w:jc w:val="center"/>
              <w:rPr>
                <w:rFonts w:ascii="宋体" w:eastAsia="宋体" w:hAnsi="宋体"/>
              </w:rPr>
            </w:pPr>
          </w:p>
        </w:tc>
        <w:tc>
          <w:tcPr>
            <w:tcW w:w="1134" w:type="dxa"/>
            <w:vAlign w:val="center"/>
          </w:tcPr>
          <w:p w14:paraId="69B970E2" w14:textId="77777777" w:rsidR="00F058CB" w:rsidRPr="00673E06" w:rsidRDefault="00F058CB" w:rsidP="00B36F33">
            <w:pPr>
              <w:jc w:val="center"/>
              <w:rPr>
                <w:rFonts w:ascii="宋体" w:eastAsia="宋体" w:hAnsi="宋体"/>
              </w:rPr>
            </w:pPr>
          </w:p>
        </w:tc>
        <w:tc>
          <w:tcPr>
            <w:tcW w:w="1134" w:type="dxa"/>
            <w:vAlign w:val="center"/>
          </w:tcPr>
          <w:p w14:paraId="0A2C841E" w14:textId="77777777" w:rsidR="00F058CB" w:rsidRPr="00673E06" w:rsidRDefault="00F058CB" w:rsidP="00B36F33">
            <w:pPr>
              <w:jc w:val="center"/>
              <w:rPr>
                <w:rFonts w:ascii="宋体" w:eastAsia="宋体" w:hAnsi="宋体"/>
              </w:rPr>
            </w:pPr>
          </w:p>
        </w:tc>
      </w:tr>
      <w:tr w:rsidR="00F058CB" w:rsidRPr="00673E06" w14:paraId="4373801B" w14:textId="77777777" w:rsidTr="00B36F33">
        <w:tc>
          <w:tcPr>
            <w:tcW w:w="1696" w:type="dxa"/>
            <w:vMerge w:val="restart"/>
            <w:vAlign w:val="center"/>
          </w:tcPr>
          <w:p w14:paraId="54A99CFC" w14:textId="77777777" w:rsidR="00F058CB" w:rsidRPr="00673E06" w:rsidRDefault="00F058CB" w:rsidP="00B36F33">
            <w:pPr>
              <w:jc w:val="center"/>
              <w:rPr>
                <w:rFonts w:ascii="宋体" w:eastAsia="宋体" w:hAnsi="宋体"/>
              </w:rPr>
            </w:pPr>
            <w:r w:rsidRPr="00673E06">
              <w:rPr>
                <w:rFonts w:ascii="宋体" w:eastAsia="宋体" w:hAnsi="宋体" w:hint="eastAsia"/>
              </w:rPr>
              <w:t>集团计费项目与清单管理功能</w:t>
            </w:r>
          </w:p>
        </w:tc>
        <w:tc>
          <w:tcPr>
            <w:tcW w:w="2552" w:type="dxa"/>
          </w:tcPr>
          <w:p w14:paraId="09F8578D" w14:textId="77777777" w:rsidR="00F058CB" w:rsidRPr="00673E06" w:rsidRDefault="00F058CB" w:rsidP="00B36F33">
            <w:pPr>
              <w:rPr>
                <w:rFonts w:ascii="宋体" w:eastAsia="宋体" w:hAnsi="宋体"/>
              </w:rPr>
            </w:pPr>
            <w:r w:rsidRPr="00673E06">
              <w:rPr>
                <w:rFonts w:ascii="宋体" w:eastAsia="宋体" w:hAnsi="宋体" w:hint="eastAsia"/>
              </w:rPr>
              <w:t>计费项目购买订单审核功能</w:t>
            </w:r>
          </w:p>
        </w:tc>
        <w:tc>
          <w:tcPr>
            <w:tcW w:w="992" w:type="dxa"/>
            <w:vAlign w:val="center"/>
          </w:tcPr>
          <w:p w14:paraId="17437432" w14:textId="77777777" w:rsidR="00F058CB" w:rsidRPr="00673E06" w:rsidRDefault="00F058CB" w:rsidP="00B36F33">
            <w:pPr>
              <w:jc w:val="center"/>
              <w:rPr>
                <w:rFonts w:ascii="宋体" w:eastAsia="宋体" w:hAnsi="宋体"/>
              </w:rPr>
            </w:pPr>
          </w:p>
        </w:tc>
        <w:tc>
          <w:tcPr>
            <w:tcW w:w="992" w:type="dxa"/>
            <w:vAlign w:val="center"/>
          </w:tcPr>
          <w:p w14:paraId="11CD6FF1" w14:textId="77777777" w:rsidR="00F058CB" w:rsidRPr="00673E06" w:rsidRDefault="00F058CB" w:rsidP="00B36F33">
            <w:pPr>
              <w:jc w:val="center"/>
              <w:rPr>
                <w:rFonts w:ascii="宋体" w:eastAsia="宋体" w:hAnsi="宋体"/>
              </w:rPr>
            </w:pPr>
          </w:p>
        </w:tc>
        <w:tc>
          <w:tcPr>
            <w:tcW w:w="993" w:type="dxa"/>
            <w:vAlign w:val="center"/>
          </w:tcPr>
          <w:p w14:paraId="114C38DC" w14:textId="77777777" w:rsidR="00F058CB" w:rsidRPr="00673E06" w:rsidRDefault="00F058CB" w:rsidP="00B36F33">
            <w:pPr>
              <w:jc w:val="center"/>
              <w:rPr>
                <w:rFonts w:ascii="宋体" w:eastAsia="宋体" w:hAnsi="宋体"/>
              </w:rPr>
            </w:pPr>
          </w:p>
        </w:tc>
        <w:tc>
          <w:tcPr>
            <w:tcW w:w="1134" w:type="dxa"/>
            <w:vAlign w:val="center"/>
          </w:tcPr>
          <w:p w14:paraId="342E0E43"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65E5FEF9"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r>
      <w:tr w:rsidR="00F058CB" w:rsidRPr="00673E06" w14:paraId="1361EB91" w14:textId="77777777" w:rsidTr="00B36F33">
        <w:tc>
          <w:tcPr>
            <w:tcW w:w="1696" w:type="dxa"/>
            <w:vMerge/>
          </w:tcPr>
          <w:p w14:paraId="410669FE" w14:textId="77777777" w:rsidR="00F058CB" w:rsidRPr="00673E06" w:rsidRDefault="00F058CB" w:rsidP="00B36F33">
            <w:pPr>
              <w:rPr>
                <w:rFonts w:ascii="宋体" w:eastAsia="宋体" w:hAnsi="宋体"/>
              </w:rPr>
            </w:pPr>
          </w:p>
        </w:tc>
        <w:tc>
          <w:tcPr>
            <w:tcW w:w="2552" w:type="dxa"/>
          </w:tcPr>
          <w:p w14:paraId="2E1D1B7A" w14:textId="77777777" w:rsidR="00F058CB" w:rsidRPr="00673E06" w:rsidRDefault="00F058CB" w:rsidP="00B36F33">
            <w:pPr>
              <w:rPr>
                <w:rFonts w:ascii="宋体" w:eastAsia="宋体" w:hAnsi="宋体"/>
              </w:rPr>
            </w:pPr>
            <w:r w:rsidRPr="00673E06">
              <w:rPr>
                <w:rFonts w:ascii="宋体" w:eastAsia="宋体" w:hAnsi="宋体" w:hint="eastAsia"/>
              </w:rPr>
              <w:t>全集团K</w:t>
            </w:r>
            <w:r w:rsidRPr="00673E06">
              <w:rPr>
                <w:rFonts w:ascii="宋体" w:eastAsia="宋体" w:hAnsi="宋体"/>
              </w:rPr>
              <w:t>3</w:t>
            </w:r>
            <w:proofErr w:type="gramStart"/>
            <w:r w:rsidRPr="00673E06">
              <w:rPr>
                <w:rFonts w:ascii="宋体" w:eastAsia="宋体" w:hAnsi="宋体" w:hint="eastAsia"/>
              </w:rPr>
              <w:t>账户扣费清单</w:t>
            </w:r>
            <w:proofErr w:type="gramEnd"/>
            <w:r w:rsidRPr="00673E06">
              <w:rPr>
                <w:rFonts w:ascii="宋体" w:eastAsia="宋体" w:hAnsi="宋体" w:hint="eastAsia"/>
              </w:rPr>
              <w:t>管理功能</w:t>
            </w:r>
          </w:p>
        </w:tc>
        <w:tc>
          <w:tcPr>
            <w:tcW w:w="992" w:type="dxa"/>
            <w:vAlign w:val="center"/>
          </w:tcPr>
          <w:p w14:paraId="2DB3E7DF" w14:textId="77777777" w:rsidR="00F058CB" w:rsidRPr="00673E06" w:rsidRDefault="00F058CB" w:rsidP="00B36F33">
            <w:pPr>
              <w:jc w:val="center"/>
              <w:rPr>
                <w:rFonts w:ascii="宋体" w:eastAsia="宋体" w:hAnsi="宋体"/>
              </w:rPr>
            </w:pPr>
          </w:p>
        </w:tc>
        <w:tc>
          <w:tcPr>
            <w:tcW w:w="992" w:type="dxa"/>
            <w:vAlign w:val="center"/>
          </w:tcPr>
          <w:p w14:paraId="69D3139A" w14:textId="77777777" w:rsidR="00F058CB" w:rsidRPr="00673E06" w:rsidRDefault="00F058CB" w:rsidP="00B36F33">
            <w:pPr>
              <w:jc w:val="center"/>
              <w:rPr>
                <w:rFonts w:ascii="宋体" w:eastAsia="宋体" w:hAnsi="宋体"/>
              </w:rPr>
            </w:pPr>
          </w:p>
        </w:tc>
        <w:tc>
          <w:tcPr>
            <w:tcW w:w="993" w:type="dxa"/>
            <w:vAlign w:val="center"/>
          </w:tcPr>
          <w:p w14:paraId="61A3E09F" w14:textId="77777777" w:rsidR="00F058CB" w:rsidRPr="00673E06" w:rsidRDefault="00F058CB" w:rsidP="00B36F33">
            <w:pPr>
              <w:jc w:val="center"/>
              <w:rPr>
                <w:rFonts w:ascii="宋体" w:eastAsia="宋体" w:hAnsi="宋体"/>
              </w:rPr>
            </w:pPr>
          </w:p>
        </w:tc>
        <w:tc>
          <w:tcPr>
            <w:tcW w:w="1134" w:type="dxa"/>
            <w:vAlign w:val="center"/>
          </w:tcPr>
          <w:p w14:paraId="66ED2041"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31FB5E6B" w14:textId="77777777" w:rsidR="00F058CB" w:rsidRPr="00673E06" w:rsidRDefault="00F058CB" w:rsidP="00B36F33">
            <w:pPr>
              <w:jc w:val="center"/>
              <w:rPr>
                <w:rFonts w:ascii="宋体" w:eastAsia="宋体" w:hAnsi="宋体"/>
              </w:rPr>
            </w:pPr>
          </w:p>
        </w:tc>
      </w:tr>
      <w:tr w:rsidR="00F058CB" w:rsidRPr="00673E06" w14:paraId="50E47FE9" w14:textId="77777777" w:rsidTr="00B36F33">
        <w:tc>
          <w:tcPr>
            <w:tcW w:w="1696" w:type="dxa"/>
            <w:vMerge/>
          </w:tcPr>
          <w:p w14:paraId="2E96D219" w14:textId="77777777" w:rsidR="00F058CB" w:rsidRPr="00673E06" w:rsidRDefault="00F058CB" w:rsidP="00B36F33">
            <w:pPr>
              <w:rPr>
                <w:rFonts w:ascii="宋体" w:eastAsia="宋体" w:hAnsi="宋体"/>
              </w:rPr>
            </w:pPr>
          </w:p>
        </w:tc>
        <w:tc>
          <w:tcPr>
            <w:tcW w:w="2552" w:type="dxa"/>
          </w:tcPr>
          <w:p w14:paraId="6B06DA4D" w14:textId="77777777" w:rsidR="00F058CB" w:rsidRPr="00673E06" w:rsidRDefault="00F058CB" w:rsidP="00B36F33">
            <w:pPr>
              <w:rPr>
                <w:rFonts w:ascii="宋体" w:eastAsia="宋体" w:hAnsi="宋体"/>
              </w:rPr>
            </w:pPr>
            <w:r w:rsidRPr="00673E06">
              <w:rPr>
                <w:rFonts w:ascii="宋体" w:eastAsia="宋体" w:hAnsi="宋体" w:hint="eastAsia"/>
              </w:rPr>
              <w:t>全集团K</w:t>
            </w:r>
            <w:r w:rsidRPr="00673E06">
              <w:rPr>
                <w:rFonts w:ascii="宋体" w:eastAsia="宋体" w:hAnsi="宋体"/>
              </w:rPr>
              <w:t>3</w:t>
            </w:r>
            <w:r w:rsidRPr="00673E06">
              <w:rPr>
                <w:rFonts w:ascii="宋体" w:eastAsia="宋体" w:hAnsi="宋体" w:hint="eastAsia"/>
              </w:rPr>
              <w:t>账户充值充值清单确认管理功能</w:t>
            </w:r>
          </w:p>
        </w:tc>
        <w:tc>
          <w:tcPr>
            <w:tcW w:w="992" w:type="dxa"/>
            <w:vAlign w:val="center"/>
          </w:tcPr>
          <w:p w14:paraId="00F1B848" w14:textId="77777777" w:rsidR="00F058CB" w:rsidRPr="00673E06" w:rsidRDefault="00F058CB" w:rsidP="00B36F33">
            <w:pPr>
              <w:jc w:val="center"/>
              <w:rPr>
                <w:rFonts w:ascii="宋体" w:eastAsia="宋体" w:hAnsi="宋体"/>
              </w:rPr>
            </w:pPr>
          </w:p>
        </w:tc>
        <w:tc>
          <w:tcPr>
            <w:tcW w:w="992" w:type="dxa"/>
            <w:vAlign w:val="center"/>
          </w:tcPr>
          <w:p w14:paraId="543762D2" w14:textId="77777777" w:rsidR="00F058CB" w:rsidRPr="00673E06" w:rsidRDefault="00F058CB" w:rsidP="00B36F33">
            <w:pPr>
              <w:jc w:val="center"/>
              <w:rPr>
                <w:rFonts w:ascii="宋体" w:eastAsia="宋体" w:hAnsi="宋体"/>
              </w:rPr>
            </w:pPr>
          </w:p>
        </w:tc>
        <w:tc>
          <w:tcPr>
            <w:tcW w:w="993" w:type="dxa"/>
            <w:vAlign w:val="center"/>
          </w:tcPr>
          <w:p w14:paraId="6BD6E2C3" w14:textId="77777777" w:rsidR="00F058CB" w:rsidRPr="00673E06" w:rsidRDefault="00F058CB" w:rsidP="00B36F33">
            <w:pPr>
              <w:jc w:val="center"/>
              <w:rPr>
                <w:rFonts w:ascii="宋体" w:eastAsia="宋体" w:hAnsi="宋体"/>
              </w:rPr>
            </w:pPr>
          </w:p>
        </w:tc>
        <w:tc>
          <w:tcPr>
            <w:tcW w:w="1134" w:type="dxa"/>
            <w:vAlign w:val="center"/>
          </w:tcPr>
          <w:p w14:paraId="2DC63B4B"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28DD67D1" w14:textId="77777777" w:rsidR="00F058CB" w:rsidRPr="00673E06" w:rsidRDefault="00F058CB" w:rsidP="00B36F33">
            <w:pPr>
              <w:jc w:val="center"/>
              <w:rPr>
                <w:rFonts w:ascii="宋体" w:eastAsia="宋体" w:hAnsi="宋体"/>
              </w:rPr>
            </w:pPr>
          </w:p>
        </w:tc>
      </w:tr>
      <w:tr w:rsidR="00F058CB" w:rsidRPr="00673E06" w14:paraId="4C792D5A" w14:textId="77777777" w:rsidTr="00B36F33">
        <w:tc>
          <w:tcPr>
            <w:tcW w:w="1696" w:type="dxa"/>
            <w:vMerge/>
          </w:tcPr>
          <w:p w14:paraId="690BF651" w14:textId="77777777" w:rsidR="00F058CB" w:rsidRPr="00673E06" w:rsidRDefault="00F058CB" w:rsidP="00B36F33">
            <w:pPr>
              <w:rPr>
                <w:rFonts w:ascii="宋体" w:eastAsia="宋体" w:hAnsi="宋体"/>
              </w:rPr>
            </w:pPr>
          </w:p>
        </w:tc>
        <w:tc>
          <w:tcPr>
            <w:tcW w:w="2552" w:type="dxa"/>
          </w:tcPr>
          <w:p w14:paraId="0AF5781E" w14:textId="77777777" w:rsidR="00F058CB" w:rsidRPr="00673E06" w:rsidRDefault="00F058CB" w:rsidP="00B36F33">
            <w:pPr>
              <w:rPr>
                <w:rFonts w:ascii="宋体" w:eastAsia="宋体" w:hAnsi="宋体"/>
              </w:rPr>
            </w:pPr>
            <w:r w:rsidRPr="00673E06">
              <w:rPr>
                <w:rFonts w:ascii="宋体" w:eastAsia="宋体" w:hAnsi="宋体" w:hint="eastAsia"/>
              </w:rPr>
              <w:t>全</w:t>
            </w:r>
            <w:proofErr w:type="gramStart"/>
            <w:r w:rsidRPr="00673E06">
              <w:rPr>
                <w:rFonts w:ascii="宋体" w:eastAsia="宋体" w:hAnsi="宋体" w:hint="eastAsia"/>
              </w:rPr>
              <w:t>集团本地账户扣费</w:t>
            </w:r>
            <w:proofErr w:type="gramEnd"/>
            <w:r w:rsidRPr="00673E06">
              <w:rPr>
                <w:rFonts w:ascii="宋体" w:eastAsia="宋体" w:hAnsi="宋体" w:hint="eastAsia"/>
              </w:rPr>
              <w:t>清单管理功能</w:t>
            </w:r>
          </w:p>
        </w:tc>
        <w:tc>
          <w:tcPr>
            <w:tcW w:w="992" w:type="dxa"/>
            <w:vAlign w:val="center"/>
          </w:tcPr>
          <w:p w14:paraId="060DBF97" w14:textId="77777777" w:rsidR="00F058CB" w:rsidRPr="00673E06" w:rsidRDefault="00F058CB" w:rsidP="00B36F33">
            <w:pPr>
              <w:jc w:val="center"/>
              <w:rPr>
                <w:rFonts w:ascii="宋体" w:eastAsia="宋体" w:hAnsi="宋体"/>
              </w:rPr>
            </w:pPr>
          </w:p>
        </w:tc>
        <w:tc>
          <w:tcPr>
            <w:tcW w:w="992" w:type="dxa"/>
            <w:vAlign w:val="center"/>
          </w:tcPr>
          <w:p w14:paraId="587BA92B" w14:textId="77777777" w:rsidR="00F058CB" w:rsidRPr="00673E06" w:rsidRDefault="00F058CB" w:rsidP="00B36F33">
            <w:pPr>
              <w:jc w:val="center"/>
              <w:rPr>
                <w:rFonts w:ascii="宋体" w:eastAsia="宋体" w:hAnsi="宋体"/>
              </w:rPr>
            </w:pPr>
          </w:p>
        </w:tc>
        <w:tc>
          <w:tcPr>
            <w:tcW w:w="993" w:type="dxa"/>
            <w:vAlign w:val="center"/>
          </w:tcPr>
          <w:p w14:paraId="1B15C1FF" w14:textId="77777777" w:rsidR="00F058CB" w:rsidRPr="00673E06" w:rsidRDefault="00F058CB" w:rsidP="00B36F33">
            <w:pPr>
              <w:jc w:val="center"/>
              <w:rPr>
                <w:rFonts w:ascii="宋体" w:eastAsia="宋体" w:hAnsi="宋体"/>
              </w:rPr>
            </w:pPr>
          </w:p>
        </w:tc>
        <w:tc>
          <w:tcPr>
            <w:tcW w:w="1134" w:type="dxa"/>
            <w:vAlign w:val="center"/>
          </w:tcPr>
          <w:p w14:paraId="2CC01247"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5F8A01F0" w14:textId="77777777" w:rsidR="00F058CB" w:rsidRPr="00673E06" w:rsidRDefault="00F058CB" w:rsidP="00B36F33">
            <w:pPr>
              <w:jc w:val="center"/>
              <w:rPr>
                <w:rFonts w:ascii="宋体" w:eastAsia="宋体" w:hAnsi="宋体"/>
              </w:rPr>
            </w:pPr>
          </w:p>
        </w:tc>
      </w:tr>
      <w:tr w:rsidR="00F058CB" w:rsidRPr="00673E06" w14:paraId="4B9B9E2A" w14:textId="77777777" w:rsidTr="00B36F33">
        <w:tc>
          <w:tcPr>
            <w:tcW w:w="1696" w:type="dxa"/>
            <w:vMerge/>
          </w:tcPr>
          <w:p w14:paraId="5FCDB561" w14:textId="77777777" w:rsidR="00F058CB" w:rsidRPr="00673E06" w:rsidRDefault="00F058CB" w:rsidP="00B36F33">
            <w:pPr>
              <w:rPr>
                <w:rFonts w:ascii="宋体" w:eastAsia="宋体" w:hAnsi="宋体"/>
              </w:rPr>
            </w:pPr>
          </w:p>
        </w:tc>
        <w:tc>
          <w:tcPr>
            <w:tcW w:w="2552" w:type="dxa"/>
          </w:tcPr>
          <w:p w14:paraId="71B4225A" w14:textId="77777777" w:rsidR="00F058CB" w:rsidRPr="00673E06" w:rsidRDefault="00F058CB" w:rsidP="00B36F33">
            <w:pPr>
              <w:rPr>
                <w:rFonts w:ascii="宋体" w:eastAsia="宋体" w:hAnsi="宋体"/>
              </w:rPr>
            </w:pPr>
            <w:r w:rsidRPr="00673E06">
              <w:rPr>
                <w:rFonts w:ascii="宋体" w:eastAsia="宋体" w:hAnsi="宋体" w:hint="eastAsia"/>
              </w:rPr>
              <w:t>全</w:t>
            </w:r>
            <w:proofErr w:type="gramStart"/>
            <w:r w:rsidRPr="00673E06">
              <w:rPr>
                <w:rFonts w:ascii="宋体" w:eastAsia="宋体" w:hAnsi="宋体" w:hint="eastAsia"/>
              </w:rPr>
              <w:t>集团本地</w:t>
            </w:r>
            <w:proofErr w:type="gramEnd"/>
            <w:r w:rsidRPr="00673E06">
              <w:rPr>
                <w:rFonts w:ascii="宋体" w:eastAsia="宋体" w:hAnsi="宋体" w:hint="eastAsia"/>
              </w:rPr>
              <w:t>账户退费清单管理功能</w:t>
            </w:r>
          </w:p>
        </w:tc>
        <w:tc>
          <w:tcPr>
            <w:tcW w:w="992" w:type="dxa"/>
            <w:vAlign w:val="center"/>
          </w:tcPr>
          <w:p w14:paraId="2696C7EA" w14:textId="77777777" w:rsidR="00F058CB" w:rsidRPr="00673E06" w:rsidRDefault="00F058CB" w:rsidP="00B36F33">
            <w:pPr>
              <w:jc w:val="center"/>
              <w:rPr>
                <w:rFonts w:ascii="宋体" w:eastAsia="宋体" w:hAnsi="宋体"/>
              </w:rPr>
            </w:pPr>
          </w:p>
        </w:tc>
        <w:tc>
          <w:tcPr>
            <w:tcW w:w="992" w:type="dxa"/>
            <w:vAlign w:val="center"/>
          </w:tcPr>
          <w:p w14:paraId="0180212C" w14:textId="77777777" w:rsidR="00F058CB" w:rsidRPr="00673E06" w:rsidRDefault="00F058CB" w:rsidP="00B36F33">
            <w:pPr>
              <w:jc w:val="center"/>
              <w:rPr>
                <w:rFonts w:ascii="宋体" w:eastAsia="宋体" w:hAnsi="宋体"/>
              </w:rPr>
            </w:pPr>
          </w:p>
        </w:tc>
        <w:tc>
          <w:tcPr>
            <w:tcW w:w="993" w:type="dxa"/>
            <w:vAlign w:val="center"/>
          </w:tcPr>
          <w:p w14:paraId="2B853B33" w14:textId="77777777" w:rsidR="00F058CB" w:rsidRPr="00673E06" w:rsidRDefault="00F058CB" w:rsidP="00B36F33">
            <w:pPr>
              <w:jc w:val="center"/>
              <w:rPr>
                <w:rFonts w:ascii="宋体" w:eastAsia="宋体" w:hAnsi="宋体"/>
              </w:rPr>
            </w:pPr>
          </w:p>
        </w:tc>
        <w:tc>
          <w:tcPr>
            <w:tcW w:w="1134" w:type="dxa"/>
            <w:vAlign w:val="center"/>
          </w:tcPr>
          <w:p w14:paraId="313CDF6F"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07546461" w14:textId="77777777" w:rsidR="00F058CB" w:rsidRPr="00673E06" w:rsidRDefault="00F058CB" w:rsidP="00B36F33">
            <w:pPr>
              <w:jc w:val="center"/>
              <w:rPr>
                <w:rFonts w:ascii="宋体" w:eastAsia="宋体" w:hAnsi="宋体"/>
              </w:rPr>
            </w:pPr>
          </w:p>
        </w:tc>
      </w:tr>
      <w:tr w:rsidR="00F058CB" w:rsidRPr="00673E06" w14:paraId="7B7C39E8" w14:textId="77777777" w:rsidTr="00B36F33">
        <w:tc>
          <w:tcPr>
            <w:tcW w:w="1696" w:type="dxa"/>
            <w:vMerge/>
          </w:tcPr>
          <w:p w14:paraId="2C0F86F1" w14:textId="77777777" w:rsidR="00F058CB" w:rsidRPr="00673E06" w:rsidRDefault="00F058CB" w:rsidP="00B36F33">
            <w:pPr>
              <w:rPr>
                <w:rFonts w:ascii="宋体" w:eastAsia="宋体" w:hAnsi="宋体"/>
              </w:rPr>
            </w:pPr>
          </w:p>
        </w:tc>
        <w:tc>
          <w:tcPr>
            <w:tcW w:w="2552" w:type="dxa"/>
          </w:tcPr>
          <w:p w14:paraId="6AB886E4" w14:textId="77777777" w:rsidR="00F058CB" w:rsidRPr="00673E06" w:rsidRDefault="00F058CB" w:rsidP="00B36F33">
            <w:pPr>
              <w:rPr>
                <w:rFonts w:ascii="宋体" w:eastAsia="宋体" w:hAnsi="宋体"/>
              </w:rPr>
            </w:pPr>
            <w:r w:rsidRPr="00673E06">
              <w:rPr>
                <w:rFonts w:ascii="宋体" w:eastAsia="宋体" w:hAnsi="宋体" w:hint="eastAsia"/>
              </w:rPr>
              <w:t>全集团账户信息查询功能</w:t>
            </w:r>
          </w:p>
        </w:tc>
        <w:tc>
          <w:tcPr>
            <w:tcW w:w="992" w:type="dxa"/>
            <w:vAlign w:val="center"/>
          </w:tcPr>
          <w:p w14:paraId="441BD3A3" w14:textId="77777777" w:rsidR="00F058CB" w:rsidRPr="00673E06" w:rsidRDefault="00F058CB" w:rsidP="00B36F33">
            <w:pPr>
              <w:jc w:val="center"/>
              <w:rPr>
                <w:rFonts w:ascii="宋体" w:eastAsia="宋体" w:hAnsi="宋体"/>
              </w:rPr>
            </w:pPr>
          </w:p>
        </w:tc>
        <w:tc>
          <w:tcPr>
            <w:tcW w:w="992" w:type="dxa"/>
            <w:vAlign w:val="center"/>
          </w:tcPr>
          <w:p w14:paraId="7A92E2E3" w14:textId="77777777" w:rsidR="00F058CB" w:rsidRPr="00673E06" w:rsidRDefault="00F058CB" w:rsidP="00B36F33">
            <w:pPr>
              <w:jc w:val="center"/>
              <w:rPr>
                <w:rFonts w:ascii="宋体" w:eastAsia="宋体" w:hAnsi="宋体"/>
              </w:rPr>
            </w:pPr>
          </w:p>
        </w:tc>
        <w:tc>
          <w:tcPr>
            <w:tcW w:w="993" w:type="dxa"/>
            <w:vAlign w:val="center"/>
          </w:tcPr>
          <w:p w14:paraId="70171406" w14:textId="77777777" w:rsidR="00F058CB" w:rsidRPr="00673E06" w:rsidRDefault="00F058CB" w:rsidP="00B36F33">
            <w:pPr>
              <w:jc w:val="center"/>
              <w:rPr>
                <w:rFonts w:ascii="宋体" w:eastAsia="宋体" w:hAnsi="宋体"/>
              </w:rPr>
            </w:pPr>
          </w:p>
        </w:tc>
        <w:tc>
          <w:tcPr>
            <w:tcW w:w="1134" w:type="dxa"/>
            <w:vAlign w:val="center"/>
          </w:tcPr>
          <w:p w14:paraId="40682A3C" w14:textId="77777777" w:rsidR="00F058CB" w:rsidRPr="00673E06" w:rsidRDefault="00F058CB" w:rsidP="00B36F33">
            <w:pPr>
              <w:jc w:val="center"/>
              <w:rPr>
                <w:rFonts w:ascii="宋体" w:eastAsia="宋体" w:hAnsi="宋体"/>
              </w:rPr>
            </w:pPr>
            <w:r w:rsidRPr="00673E06">
              <w:rPr>
                <w:rFonts w:ascii="宋体" w:eastAsia="宋体" w:hAnsi="宋体" w:hint="eastAsia"/>
              </w:rPr>
              <w:t>√</w:t>
            </w:r>
          </w:p>
        </w:tc>
        <w:tc>
          <w:tcPr>
            <w:tcW w:w="1134" w:type="dxa"/>
            <w:vAlign w:val="center"/>
          </w:tcPr>
          <w:p w14:paraId="7729039B" w14:textId="77777777" w:rsidR="00F058CB" w:rsidRPr="00673E06" w:rsidRDefault="00F058CB" w:rsidP="00B36F33">
            <w:pPr>
              <w:jc w:val="center"/>
              <w:rPr>
                <w:rFonts w:ascii="宋体" w:eastAsia="宋体" w:hAnsi="宋体"/>
              </w:rPr>
            </w:pPr>
          </w:p>
        </w:tc>
      </w:tr>
    </w:tbl>
    <w:p w14:paraId="67C668FF" w14:textId="77777777" w:rsidR="00F058CB" w:rsidRPr="00673E06" w:rsidRDefault="00F058CB" w:rsidP="00F058CB">
      <w:pPr>
        <w:rPr>
          <w:rFonts w:ascii="宋体" w:eastAsia="宋体" w:hAnsi="宋体"/>
        </w:rPr>
      </w:pPr>
    </w:p>
    <w:p w14:paraId="41B6F83F" w14:textId="77777777" w:rsidR="00F058CB" w:rsidRPr="00673E06" w:rsidRDefault="00F058C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操作日志记录说明</w:t>
      </w:r>
    </w:p>
    <w:p w14:paraId="235E5B29" w14:textId="77777777" w:rsidR="00F058CB" w:rsidRPr="00BC77C5" w:rsidRDefault="00F058CB" w:rsidP="0059677D">
      <w:pPr>
        <w:pStyle w:val="a3"/>
        <w:numPr>
          <w:ilvl w:val="0"/>
          <w:numId w:val="4"/>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对于系统数据的新增、修改、删除需要记录详细的操作日志，日志内容需包括：操作账号、操作IP、操作时间、操作对象、操作对象说明、操作结果；</w:t>
      </w:r>
    </w:p>
    <w:p w14:paraId="75DBF84D" w14:textId="50987046" w:rsidR="00F058CB" w:rsidRPr="00BC77C5" w:rsidRDefault="00F058CB" w:rsidP="0059677D">
      <w:pPr>
        <w:pStyle w:val="a3"/>
        <w:numPr>
          <w:ilvl w:val="0"/>
          <w:numId w:val="4"/>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对于系统对外接口的被调用情况，需要有详细的操作日志记录，日志内容包括有：操作账号、操作IP、操作时间、接口传入参数、接口返回结果；</w:t>
      </w:r>
    </w:p>
    <w:p w14:paraId="03181FB3" w14:textId="13C5BC09" w:rsidR="00A03447" w:rsidRPr="00BC77C5" w:rsidRDefault="00A03447" w:rsidP="0059677D">
      <w:pPr>
        <w:pStyle w:val="a3"/>
        <w:numPr>
          <w:ilvl w:val="0"/>
          <w:numId w:val="4"/>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第一期项目暂不考虑日志数据的前台展示与查询，后续在具体使用过程中根据实际情况逐步开放日志前台展示与查询功能。</w:t>
      </w:r>
    </w:p>
    <w:p w14:paraId="02D27749" w14:textId="26FAF07F" w:rsidR="002E3862" w:rsidRPr="00673E06" w:rsidRDefault="00245B10"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【系统管理员功能】</w:t>
      </w:r>
      <w:r w:rsidR="002E3862" w:rsidRPr="00673E06">
        <w:rPr>
          <w:rFonts w:ascii="宋体" w:eastAsia="宋体" w:hAnsi="宋体" w:hint="eastAsia"/>
          <w:b/>
          <w:sz w:val="32"/>
        </w:rPr>
        <w:t>计费项目注册管理功能</w:t>
      </w:r>
    </w:p>
    <w:p w14:paraId="5F36DD32" w14:textId="58DE8547" w:rsidR="002E3862" w:rsidRPr="00673E06" w:rsidRDefault="002E386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计费项目管理功能</w:t>
      </w:r>
    </w:p>
    <w:p w14:paraId="56D0B16A" w14:textId="49F6BA1D" w:rsidR="002E3862" w:rsidRPr="00673E06" w:rsidRDefault="00A83ED1" w:rsidP="002E3862">
      <w:pPr>
        <w:rPr>
          <w:rFonts w:ascii="宋体" w:eastAsia="宋体" w:hAnsi="宋体"/>
          <w:sz w:val="22"/>
        </w:rPr>
      </w:pPr>
      <w:r>
        <w:rPr>
          <w:noProof/>
        </w:rPr>
        <w:drawing>
          <wp:inline distT="0" distB="0" distL="0" distR="0" wp14:anchorId="194ECC05" wp14:editId="37831594">
            <wp:extent cx="5274310" cy="31013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1340"/>
                    </a:xfrm>
                    <a:prstGeom prst="rect">
                      <a:avLst/>
                    </a:prstGeom>
                  </pic:spPr>
                </pic:pic>
              </a:graphicData>
            </a:graphic>
          </wp:inline>
        </w:drawing>
      </w:r>
    </w:p>
    <w:p w14:paraId="1F330FB8" w14:textId="77777777"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04EEC204" w14:textId="77777777"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界面提供以下搜索条件对计费项目进行查询：</w:t>
      </w:r>
    </w:p>
    <w:tbl>
      <w:tblPr>
        <w:tblStyle w:val="a9"/>
        <w:tblW w:w="8364" w:type="dxa"/>
        <w:tblInd w:w="-5" w:type="dxa"/>
        <w:tblLook w:val="04A0" w:firstRow="1" w:lastRow="0" w:firstColumn="1" w:lastColumn="0" w:noHBand="0" w:noVBand="1"/>
      </w:tblPr>
      <w:tblGrid>
        <w:gridCol w:w="1617"/>
        <w:gridCol w:w="1360"/>
        <w:gridCol w:w="2977"/>
        <w:gridCol w:w="2410"/>
      </w:tblGrid>
      <w:tr w:rsidR="002E3862" w:rsidRPr="00673E06" w14:paraId="54880F11" w14:textId="77777777" w:rsidTr="002E3862">
        <w:tc>
          <w:tcPr>
            <w:tcW w:w="1617" w:type="dxa"/>
            <w:shd w:val="clear" w:color="auto" w:fill="8EAADB" w:themeFill="accent1" w:themeFillTint="99"/>
          </w:tcPr>
          <w:p w14:paraId="5695C175"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4A2B9393"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977" w:type="dxa"/>
            <w:shd w:val="clear" w:color="auto" w:fill="8EAADB" w:themeFill="accent1" w:themeFillTint="99"/>
          </w:tcPr>
          <w:p w14:paraId="04C941BA"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410" w:type="dxa"/>
            <w:shd w:val="clear" w:color="auto" w:fill="8EAADB" w:themeFill="accent1" w:themeFillTint="99"/>
          </w:tcPr>
          <w:p w14:paraId="37EB2F73"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2E3862" w:rsidRPr="00673E06" w14:paraId="69DCF07A" w14:textId="77777777" w:rsidTr="002E3862">
        <w:tc>
          <w:tcPr>
            <w:tcW w:w="1617" w:type="dxa"/>
          </w:tcPr>
          <w:p w14:paraId="02B6D32D" w14:textId="425DF578" w:rsidR="002E3862" w:rsidRPr="00EF774F" w:rsidRDefault="00243010"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r w:rsidR="002E3862" w:rsidRPr="00EF774F">
              <w:rPr>
                <w:rFonts w:ascii="宋体" w:eastAsia="宋体" w:hAnsi="宋体" w:hint="eastAsia"/>
                <w:sz w:val="24"/>
                <w:szCs w:val="24"/>
              </w:rPr>
              <w:t>类型</w:t>
            </w:r>
          </w:p>
        </w:tc>
        <w:tc>
          <w:tcPr>
            <w:tcW w:w="1360" w:type="dxa"/>
          </w:tcPr>
          <w:p w14:paraId="3AD00A37"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5A24A18B" w14:textId="67366A38"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2E286C" w:rsidRPr="00EF774F">
              <w:rPr>
                <w:rFonts w:ascii="宋体" w:eastAsia="宋体" w:hAnsi="宋体" w:hint="eastAsia"/>
                <w:sz w:val="24"/>
                <w:szCs w:val="24"/>
              </w:rPr>
              <w:t>对应</w:t>
            </w:r>
            <w:r w:rsidR="00C8195D" w:rsidRPr="00EF774F">
              <w:rPr>
                <w:rFonts w:ascii="宋体" w:eastAsia="宋体" w:hAnsi="宋体" w:hint="eastAsia"/>
                <w:sz w:val="24"/>
                <w:szCs w:val="24"/>
              </w:rPr>
              <w:t>数据字典值</w:t>
            </w:r>
          </w:p>
        </w:tc>
        <w:tc>
          <w:tcPr>
            <w:tcW w:w="2410" w:type="dxa"/>
          </w:tcPr>
          <w:p w14:paraId="4A563FDD"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2E3862" w:rsidRPr="00673E06" w14:paraId="3956CDF7" w14:textId="77777777" w:rsidTr="002E3862">
        <w:tc>
          <w:tcPr>
            <w:tcW w:w="1617" w:type="dxa"/>
          </w:tcPr>
          <w:p w14:paraId="5C026770" w14:textId="7DE91FFF" w:rsidR="002E3862" w:rsidRPr="00EF774F" w:rsidRDefault="00547BB4"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w:t>
            </w:r>
            <w:r w:rsidR="002E3862" w:rsidRPr="00EF774F">
              <w:rPr>
                <w:rFonts w:ascii="宋体" w:eastAsia="宋体" w:hAnsi="宋体" w:hint="eastAsia"/>
                <w:sz w:val="24"/>
                <w:szCs w:val="24"/>
              </w:rPr>
              <w:t>项目名称</w:t>
            </w:r>
          </w:p>
        </w:tc>
        <w:tc>
          <w:tcPr>
            <w:tcW w:w="1360" w:type="dxa"/>
          </w:tcPr>
          <w:p w14:paraId="63471BD6"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977" w:type="dxa"/>
          </w:tcPr>
          <w:p w14:paraId="3A03CD04" w14:textId="77777777" w:rsidR="002E3862" w:rsidRPr="00673E06" w:rsidRDefault="002E3862" w:rsidP="002E3862">
            <w:pPr>
              <w:pStyle w:val="a3"/>
              <w:ind w:firstLineChars="0" w:firstLine="0"/>
              <w:jc w:val="left"/>
              <w:rPr>
                <w:rFonts w:ascii="宋体" w:eastAsia="宋体" w:hAnsi="宋体"/>
                <w:sz w:val="22"/>
              </w:rPr>
            </w:pPr>
          </w:p>
        </w:tc>
        <w:tc>
          <w:tcPr>
            <w:tcW w:w="2410" w:type="dxa"/>
          </w:tcPr>
          <w:p w14:paraId="3EDCD7FD"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空（支持精确搜索）</w:t>
            </w:r>
          </w:p>
        </w:tc>
      </w:tr>
      <w:tr w:rsidR="002E3862" w:rsidRPr="00673E06" w14:paraId="0B62A1B7" w14:textId="77777777" w:rsidTr="002E3862">
        <w:tc>
          <w:tcPr>
            <w:tcW w:w="1617" w:type="dxa"/>
          </w:tcPr>
          <w:p w14:paraId="52285A64" w14:textId="2E61EE2B" w:rsidR="002E3862" w:rsidRPr="00EF774F" w:rsidRDefault="00547BB4"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w:t>
            </w:r>
            <w:r w:rsidR="002E3862" w:rsidRPr="00EF774F">
              <w:rPr>
                <w:rFonts w:ascii="宋体" w:eastAsia="宋体" w:hAnsi="宋体" w:hint="eastAsia"/>
                <w:sz w:val="24"/>
                <w:szCs w:val="24"/>
              </w:rPr>
              <w:t>项目编码</w:t>
            </w:r>
          </w:p>
        </w:tc>
        <w:tc>
          <w:tcPr>
            <w:tcW w:w="1360" w:type="dxa"/>
          </w:tcPr>
          <w:p w14:paraId="71208A1D"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977" w:type="dxa"/>
          </w:tcPr>
          <w:p w14:paraId="085F67EF" w14:textId="77777777" w:rsidR="002E3862" w:rsidRPr="00673E06" w:rsidRDefault="002E3862" w:rsidP="002E3862">
            <w:pPr>
              <w:pStyle w:val="a3"/>
              <w:ind w:firstLineChars="0" w:firstLine="0"/>
              <w:jc w:val="left"/>
              <w:rPr>
                <w:rFonts w:ascii="宋体" w:eastAsia="宋体" w:hAnsi="宋体"/>
                <w:sz w:val="22"/>
              </w:rPr>
            </w:pPr>
          </w:p>
        </w:tc>
        <w:tc>
          <w:tcPr>
            <w:tcW w:w="2410" w:type="dxa"/>
          </w:tcPr>
          <w:p w14:paraId="4F22F6CB"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空（支持精确搜索）</w:t>
            </w:r>
          </w:p>
        </w:tc>
      </w:tr>
      <w:tr w:rsidR="002E3862" w:rsidRPr="00673E06" w14:paraId="0BC70637" w14:textId="77777777" w:rsidTr="002E3862">
        <w:tc>
          <w:tcPr>
            <w:tcW w:w="1617" w:type="dxa"/>
          </w:tcPr>
          <w:p w14:paraId="61E2A665" w14:textId="168F2C8B" w:rsidR="002E3862" w:rsidRPr="00EF774F" w:rsidRDefault="00547BB4"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w:t>
            </w:r>
            <w:r w:rsidR="002E3862" w:rsidRPr="00EF774F">
              <w:rPr>
                <w:rFonts w:ascii="宋体" w:eastAsia="宋体" w:hAnsi="宋体" w:hint="eastAsia"/>
                <w:sz w:val="24"/>
                <w:szCs w:val="24"/>
              </w:rPr>
              <w:t>项目状态</w:t>
            </w:r>
          </w:p>
        </w:tc>
        <w:tc>
          <w:tcPr>
            <w:tcW w:w="1360" w:type="dxa"/>
          </w:tcPr>
          <w:p w14:paraId="4F166461"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2915C876"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全部、启用、停用</w:t>
            </w:r>
          </w:p>
        </w:tc>
        <w:tc>
          <w:tcPr>
            <w:tcW w:w="2410" w:type="dxa"/>
          </w:tcPr>
          <w:p w14:paraId="43B82DEF" w14:textId="77777777" w:rsidR="002E3862" w:rsidRPr="00EF774F" w:rsidRDefault="002E3862"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2D5BF7" w:rsidRPr="00673E06" w14:paraId="62C6ECDB" w14:textId="77777777" w:rsidTr="002E3862">
        <w:tc>
          <w:tcPr>
            <w:tcW w:w="1617" w:type="dxa"/>
          </w:tcPr>
          <w:p w14:paraId="34D9E36A" w14:textId="39306BB6" w:rsidR="002D5BF7" w:rsidRPr="00EF774F" w:rsidRDefault="002D5BF7"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可前台购买</w:t>
            </w:r>
          </w:p>
        </w:tc>
        <w:tc>
          <w:tcPr>
            <w:tcW w:w="1360" w:type="dxa"/>
          </w:tcPr>
          <w:p w14:paraId="25F61ED2" w14:textId="11A0ED5A" w:rsidR="002D5BF7" w:rsidRPr="00EF774F" w:rsidRDefault="002D5BF7"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6E091270" w14:textId="0C2B6A5E" w:rsidR="002D5BF7" w:rsidRPr="00EF774F" w:rsidRDefault="002D5BF7"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全部、是、否</w:t>
            </w:r>
          </w:p>
        </w:tc>
        <w:tc>
          <w:tcPr>
            <w:tcW w:w="2410" w:type="dxa"/>
          </w:tcPr>
          <w:p w14:paraId="6D153CB5" w14:textId="789C5849" w:rsidR="002D5BF7" w:rsidRPr="00EF774F" w:rsidRDefault="002D5BF7" w:rsidP="002E386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bl>
    <w:p w14:paraId="6D461E08" w14:textId="778F2162"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搜索结果以列表形式呈现，列表字段包括：分类、子分类、设计软件类型、</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项目名称、</w:t>
      </w:r>
      <w:r w:rsidR="00547BB4" w:rsidRPr="00BC77C5">
        <w:rPr>
          <w:rFonts w:ascii="宋体" w:eastAsia="宋体" w:hAnsi="宋体" w:hint="eastAsia"/>
          <w:sz w:val="24"/>
          <w:szCs w:val="24"/>
        </w:rPr>
        <w:t>计费</w:t>
      </w:r>
      <w:r w:rsidRPr="00BC77C5">
        <w:rPr>
          <w:rFonts w:ascii="宋体" w:eastAsia="宋体" w:hAnsi="宋体" w:hint="eastAsia"/>
          <w:sz w:val="24"/>
          <w:szCs w:val="24"/>
        </w:rPr>
        <w:t>项目编码</w:t>
      </w:r>
      <w:r w:rsidR="007C723B" w:rsidRPr="00BC77C5">
        <w:rPr>
          <w:rFonts w:ascii="宋体" w:eastAsia="宋体" w:hAnsi="宋体" w:hint="eastAsia"/>
          <w:sz w:val="24"/>
          <w:szCs w:val="24"/>
        </w:rPr>
        <w:t>、可前台购买</w:t>
      </w:r>
      <w:r w:rsidR="00DF3EBA" w:rsidRPr="00BC77C5">
        <w:rPr>
          <w:rFonts w:ascii="宋体" w:eastAsia="宋体" w:hAnsi="宋体" w:hint="eastAsia"/>
          <w:sz w:val="24"/>
          <w:szCs w:val="24"/>
        </w:rPr>
        <w:t>、</w:t>
      </w:r>
      <w:r w:rsidR="001450A9">
        <w:rPr>
          <w:rFonts w:ascii="宋体" w:eastAsia="宋体" w:hAnsi="宋体" w:hint="eastAsia"/>
          <w:sz w:val="24"/>
          <w:szCs w:val="24"/>
        </w:rPr>
        <w:t>限定</w:t>
      </w:r>
      <w:r w:rsidR="00DF3EBA" w:rsidRPr="00BC77C5">
        <w:rPr>
          <w:rFonts w:ascii="宋体" w:eastAsia="宋体" w:hAnsi="宋体" w:hint="eastAsia"/>
          <w:sz w:val="24"/>
          <w:szCs w:val="24"/>
        </w:rPr>
        <w:t>渠道</w:t>
      </w:r>
      <w:r w:rsidR="004F5EC7">
        <w:rPr>
          <w:rFonts w:ascii="宋体" w:eastAsia="宋体" w:hAnsi="宋体" w:hint="eastAsia"/>
          <w:sz w:val="24"/>
          <w:szCs w:val="24"/>
        </w:rPr>
        <w:t>、</w:t>
      </w:r>
      <w:r w:rsidR="001450A9">
        <w:rPr>
          <w:rFonts w:ascii="宋体" w:eastAsia="宋体" w:hAnsi="宋体" w:hint="eastAsia"/>
          <w:sz w:val="24"/>
          <w:szCs w:val="24"/>
        </w:rPr>
        <w:t>限定</w:t>
      </w:r>
      <w:r w:rsidR="00DF3EBA" w:rsidRPr="00BC77C5">
        <w:rPr>
          <w:rFonts w:ascii="宋体" w:eastAsia="宋体" w:hAnsi="宋体" w:hint="eastAsia"/>
          <w:sz w:val="24"/>
          <w:szCs w:val="24"/>
        </w:rPr>
        <w:t>品牌</w:t>
      </w:r>
      <w:r w:rsidR="004F5EC7">
        <w:rPr>
          <w:rFonts w:ascii="宋体" w:eastAsia="宋体" w:hAnsi="宋体" w:hint="eastAsia"/>
          <w:sz w:val="24"/>
          <w:szCs w:val="24"/>
        </w:rPr>
        <w:t>、</w:t>
      </w:r>
      <w:r w:rsidR="001450A9" w:rsidRPr="00BC77C5">
        <w:rPr>
          <w:rFonts w:ascii="宋体" w:eastAsia="宋体" w:hAnsi="宋体" w:hint="eastAsia"/>
          <w:sz w:val="24"/>
          <w:szCs w:val="24"/>
        </w:rPr>
        <w:t>限定</w:t>
      </w:r>
      <w:r w:rsidR="00DF3EBA" w:rsidRPr="00BC77C5">
        <w:rPr>
          <w:rFonts w:ascii="宋体" w:eastAsia="宋体" w:hAnsi="宋体" w:hint="eastAsia"/>
          <w:sz w:val="24"/>
          <w:szCs w:val="24"/>
        </w:rPr>
        <w:t>品类</w:t>
      </w:r>
      <w:r w:rsidR="00A83ED1">
        <w:rPr>
          <w:rFonts w:ascii="宋体" w:eastAsia="宋体" w:hAnsi="宋体" w:hint="eastAsia"/>
          <w:sz w:val="24"/>
          <w:szCs w:val="24"/>
        </w:rPr>
        <w:t>、限定子品类</w:t>
      </w:r>
      <w:r w:rsidRPr="00BC77C5">
        <w:rPr>
          <w:rFonts w:ascii="宋体" w:eastAsia="宋体" w:hAnsi="宋体" w:hint="eastAsia"/>
          <w:sz w:val="24"/>
          <w:szCs w:val="24"/>
        </w:rPr>
        <w:t>、</w:t>
      </w:r>
      <w:r w:rsidR="00547BB4" w:rsidRPr="00BC77C5">
        <w:rPr>
          <w:rFonts w:ascii="宋体" w:eastAsia="宋体" w:hAnsi="宋体" w:hint="eastAsia"/>
          <w:sz w:val="24"/>
          <w:szCs w:val="24"/>
        </w:rPr>
        <w:t>计费</w:t>
      </w:r>
      <w:r w:rsidRPr="00BC77C5">
        <w:rPr>
          <w:rFonts w:ascii="宋体" w:eastAsia="宋体" w:hAnsi="宋体" w:hint="eastAsia"/>
          <w:sz w:val="24"/>
          <w:szCs w:val="24"/>
        </w:rPr>
        <w:t>标准、创建人、创建时间、状态；</w:t>
      </w:r>
    </w:p>
    <w:p w14:paraId="01BE9217" w14:textId="50E2C535" w:rsidR="00BF0D57" w:rsidRPr="00BC77C5" w:rsidRDefault="00BF0D57"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根据该记录对应计费项目的前置购买条件，基于以下规则生成购买前置条件字段</w:t>
      </w:r>
      <w:r w:rsidR="00485758" w:rsidRPr="00BC77C5">
        <w:rPr>
          <w:rFonts w:ascii="宋体" w:eastAsia="宋体" w:hAnsi="宋体" w:hint="eastAsia"/>
          <w:sz w:val="24"/>
          <w:szCs w:val="24"/>
        </w:rPr>
        <w:t>显示数据</w:t>
      </w:r>
      <w:r w:rsidRPr="00BC77C5">
        <w:rPr>
          <w:rFonts w:ascii="宋体" w:eastAsia="宋体" w:hAnsi="宋体" w:hint="eastAsia"/>
          <w:sz w:val="24"/>
          <w:szCs w:val="24"/>
        </w:rPr>
        <w:t>：</w:t>
      </w:r>
    </w:p>
    <w:p w14:paraId="38289DA0" w14:textId="0B6FB163" w:rsidR="00BF0D57" w:rsidRPr="00BC77C5" w:rsidRDefault="00BF0D57" w:rsidP="0059677D">
      <w:pPr>
        <w:pStyle w:val="a3"/>
        <w:numPr>
          <w:ilvl w:val="0"/>
          <w:numId w:val="54"/>
        </w:numPr>
        <w:ind w:rightChars="-500" w:right="-1050" w:firstLineChars="0"/>
        <w:jc w:val="left"/>
        <w:rPr>
          <w:rFonts w:ascii="宋体" w:eastAsia="宋体" w:hAnsi="宋体"/>
          <w:sz w:val="24"/>
          <w:szCs w:val="24"/>
        </w:rPr>
      </w:pPr>
      <w:r w:rsidRPr="00BC77C5">
        <w:rPr>
          <w:rFonts w:ascii="宋体" w:eastAsia="宋体" w:hAnsi="宋体" w:hint="eastAsia"/>
          <w:sz w:val="24"/>
          <w:szCs w:val="24"/>
        </w:rPr>
        <w:t xml:space="preserve">当包含至少一项计费能力的配置值时，前置购买条件=“ </w:t>
      </w:r>
      <w:r w:rsidRPr="00BC77C5">
        <w:rPr>
          <w:rFonts w:ascii="宋体" w:eastAsia="宋体" w:hAnsi="宋体"/>
          <w:sz w:val="24"/>
          <w:szCs w:val="24"/>
        </w:rPr>
        <w:t xml:space="preserve"> </w:t>
      </w:r>
      <w:r w:rsidRPr="00BC77C5">
        <w:rPr>
          <w:rFonts w:ascii="宋体" w:eastAsia="宋体" w:hAnsi="宋体" w:hint="eastAsia"/>
          <w:sz w:val="24"/>
          <w:szCs w:val="24"/>
        </w:rPr>
        <w:t>账号已开通至少”+【计费项目名称1</w:t>
      </w:r>
      <w:r w:rsidRPr="00BC77C5">
        <w:rPr>
          <w:rFonts w:ascii="宋体" w:eastAsia="宋体" w:hAnsi="宋体"/>
          <w:sz w:val="24"/>
          <w:szCs w:val="24"/>
        </w:rPr>
        <w:t>……n</w:t>
      </w:r>
      <w:r w:rsidRPr="00BC77C5">
        <w:rPr>
          <w:rFonts w:ascii="宋体" w:eastAsia="宋体" w:hAnsi="宋体" w:hint="eastAsia"/>
          <w:sz w:val="24"/>
          <w:szCs w:val="24"/>
        </w:rPr>
        <w:t>】中的一项计费项目；</w:t>
      </w:r>
    </w:p>
    <w:p w14:paraId="56F4CDE6" w14:textId="0F0DAD59" w:rsidR="00BF0D57" w:rsidRPr="00BC77C5" w:rsidRDefault="00BF0D57" w:rsidP="0059677D">
      <w:pPr>
        <w:pStyle w:val="a3"/>
        <w:numPr>
          <w:ilvl w:val="0"/>
          <w:numId w:val="54"/>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当包含至少一项计费能力的配置值时，前置购买条件=前置购买条件</w:t>
      </w:r>
      <w:r w:rsidR="0086706D" w:rsidRPr="00BC77C5">
        <w:rPr>
          <w:rFonts w:ascii="宋体" w:eastAsia="宋体" w:hAnsi="宋体" w:hint="eastAsia"/>
          <w:sz w:val="24"/>
          <w:szCs w:val="24"/>
        </w:rPr>
        <w:lastRenderedPageBreak/>
        <w:t>+换行</w:t>
      </w:r>
      <w:r w:rsidRPr="00BC77C5">
        <w:rPr>
          <w:rFonts w:ascii="宋体" w:eastAsia="宋体" w:hAnsi="宋体" w:hint="eastAsia"/>
          <w:sz w:val="24"/>
          <w:szCs w:val="24"/>
        </w:rPr>
        <w:t xml:space="preserve">+“ </w:t>
      </w:r>
      <w:r w:rsidRPr="00BC77C5">
        <w:rPr>
          <w:rFonts w:ascii="宋体" w:eastAsia="宋体" w:hAnsi="宋体"/>
          <w:sz w:val="24"/>
          <w:szCs w:val="24"/>
        </w:rPr>
        <w:t xml:space="preserve"> </w:t>
      </w:r>
      <w:r w:rsidRPr="00BC77C5">
        <w:rPr>
          <w:rFonts w:ascii="宋体" w:eastAsia="宋体" w:hAnsi="宋体" w:hint="eastAsia"/>
          <w:sz w:val="24"/>
          <w:szCs w:val="24"/>
        </w:rPr>
        <w:t>账号已开通至少”+【计费项目名称1</w:t>
      </w:r>
      <w:r w:rsidRPr="00BC77C5">
        <w:rPr>
          <w:rFonts w:ascii="宋体" w:eastAsia="宋体" w:hAnsi="宋体"/>
          <w:sz w:val="24"/>
          <w:szCs w:val="24"/>
        </w:rPr>
        <w:t>……n</w:t>
      </w:r>
      <w:r w:rsidRPr="00BC77C5">
        <w:rPr>
          <w:rFonts w:ascii="宋体" w:eastAsia="宋体" w:hAnsi="宋体" w:hint="eastAsia"/>
          <w:sz w:val="24"/>
          <w:szCs w:val="24"/>
        </w:rPr>
        <w:t>】中的全部计费项目；；</w:t>
      </w:r>
    </w:p>
    <w:p w14:paraId="35FAFFA2" w14:textId="77777777"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针对列表中的记录，根据状态不同，展示差异的操作按钮：</w:t>
      </w:r>
    </w:p>
    <w:tbl>
      <w:tblPr>
        <w:tblStyle w:val="a9"/>
        <w:tblW w:w="0" w:type="auto"/>
        <w:tblInd w:w="930" w:type="dxa"/>
        <w:tblLook w:val="04A0" w:firstRow="1" w:lastRow="0" w:firstColumn="1" w:lastColumn="0" w:noHBand="0" w:noVBand="1"/>
      </w:tblPr>
      <w:tblGrid>
        <w:gridCol w:w="1519"/>
        <w:gridCol w:w="1518"/>
        <w:gridCol w:w="1518"/>
        <w:gridCol w:w="1518"/>
      </w:tblGrid>
      <w:tr w:rsidR="002E3862" w:rsidRPr="00673E06" w14:paraId="25AA72C2" w14:textId="77777777" w:rsidTr="002E3862">
        <w:tc>
          <w:tcPr>
            <w:tcW w:w="1519" w:type="dxa"/>
            <w:shd w:val="clear" w:color="auto" w:fill="B4C6E7" w:themeFill="accent1" w:themeFillTint="66"/>
          </w:tcPr>
          <w:p w14:paraId="792DC4E3" w14:textId="77777777" w:rsidR="002E3862" w:rsidRPr="00673E06" w:rsidRDefault="002E3862" w:rsidP="002E3862">
            <w:pPr>
              <w:pStyle w:val="a3"/>
              <w:ind w:firstLineChars="0" w:firstLine="0"/>
              <w:jc w:val="center"/>
              <w:rPr>
                <w:rFonts w:ascii="宋体" w:eastAsia="宋体" w:hAnsi="宋体"/>
              </w:rPr>
            </w:pPr>
            <w:r w:rsidRPr="00673E06">
              <w:rPr>
                <w:rFonts w:ascii="宋体" w:eastAsia="宋体" w:hAnsi="宋体" w:hint="eastAsia"/>
              </w:rPr>
              <w:t>记录状态</w:t>
            </w:r>
          </w:p>
        </w:tc>
        <w:tc>
          <w:tcPr>
            <w:tcW w:w="1518" w:type="dxa"/>
            <w:shd w:val="clear" w:color="auto" w:fill="B4C6E7" w:themeFill="accent1" w:themeFillTint="66"/>
          </w:tcPr>
          <w:p w14:paraId="6BE72CE7" w14:textId="77777777" w:rsidR="002E3862" w:rsidRPr="00673E06" w:rsidRDefault="002E3862" w:rsidP="002E3862">
            <w:pPr>
              <w:pStyle w:val="a3"/>
              <w:ind w:firstLineChars="0" w:firstLine="0"/>
              <w:jc w:val="center"/>
              <w:rPr>
                <w:rFonts w:ascii="宋体" w:eastAsia="宋体" w:hAnsi="宋体"/>
              </w:rPr>
            </w:pPr>
            <w:r w:rsidRPr="00673E06">
              <w:rPr>
                <w:rFonts w:ascii="宋体" w:eastAsia="宋体" w:hAnsi="宋体" w:hint="eastAsia"/>
              </w:rPr>
              <w:t>编辑按钮</w:t>
            </w:r>
          </w:p>
        </w:tc>
        <w:tc>
          <w:tcPr>
            <w:tcW w:w="1518" w:type="dxa"/>
            <w:shd w:val="clear" w:color="auto" w:fill="B4C6E7" w:themeFill="accent1" w:themeFillTint="66"/>
          </w:tcPr>
          <w:p w14:paraId="1EB27E40" w14:textId="77777777" w:rsidR="002E3862" w:rsidRPr="00673E06" w:rsidRDefault="002E3862" w:rsidP="002E3862">
            <w:pPr>
              <w:pStyle w:val="a3"/>
              <w:ind w:firstLineChars="0" w:firstLine="0"/>
              <w:jc w:val="center"/>
              <w:rPr>
                <w:rFonts w:ascii="宋体" w:eastAsia="宋体" w:hAnsi="宋体"/>
              </w:rPr>
            </w:pPr>
            <w:r w:rsidRPr="00673E06">
              <w:rPr>
                <w:rFonts w:ascii="宋体" w:eastAsia="宋体" w:hAnsi="宋体" w:hint="eastAsia"/>
              </w:rPr>
              <w:t>启用按钮</w:t>
            </w:r>
          </w:p>
        </w:tc>
        <w:tc>
          <w:tcPr>
            <w:tcW w:w="1518" w:type="dxa"/>
            <w:shd w:val="clear" w:color="auto" w:fill="B4C6E7" w:themeFill="accent1" w:themeFillTint="66"/>
          </w:tcPr>
          <w:p w14:paraId="40A2191E" w14:textId="77777777" w:rsidR="002E3862" w:rsidRPr="00673E06" w:rsidRDefault="002E3862" w:rsidP="002E3862">
            <w:pPr>
              <w:pStyle w:val="a3"/>
              <w:ind w:firstLineChars="0" w:firstLine="0"/>
              <w:jc w:val="center"/>
              <w:rPr>
                <w:rFonts w:ascii="宋体" w:eastAsia="宋体" w:hAnsi="宋体"/>
              </w:rPr>
            </w:pPr>
            <w:r w:rsidRPr="00673E06">
              <w:rPr>
                <w:rFonts w:ascii="宋体" w:eastAsia="宋体" w:hAnsi="宋体" w:hint="eastAsia"/>
              </w:rPr>
              <w:t>停用按钮</w:t>
            </w:r>
          </w:p>
        </w:tc>
      </w:tr>
      <w:tr w:rsidR="002E3862" w:rsidRPr="00673E06" w14:paraId="6AF3DBB5" w14:textId="77777777" w:rsidTr="002E3862">
        <w:tc>
          <w:tcPr>
            <w:tcW w:w="1519" w:type="dxa"/>
          </w:tcPr>
          <w:p w14:paraId="170154AC"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启用</w:t>
            </w:r>
          </w:p>
        </w:tc>
        <w:tc>
          <w:tcPr>
            <w:tcW w:w="1518" w:type="dxa"/>
          </w:tcPr>
          <w:p w14:paraId="2919F5F2"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w:t>
            </w:r>
          </w:p>
        </w:tc>
        <w:tc>
          <w:tcPr>
            <w:tcW w:w="1518" w:type="dxa"/>
          </w:tcPr>
          <w:p w14:paraId="63FD05E0" w14:textId="77777777" w:rsidR="002E3862" w:rsidRPr="00673E06" w:rsidRDefault="002E3862" w:rsidP="002E3862">
            <w:pPr>
              <w:pStyle w:val="a3"/>
              <w:ind w:firstLineChars="0" w:firstLine="0"/>
              <w:jc w:val="left"/>
              <w:rPr>
                <w:rFonts w:ascii="宋体" w:eastAsia="宋体" w:hAnsi="宋体"/>
              </w:rPr>
            </w:pPr>
          </w:p>
        </w:tc>
        <w:tc>
          <w:tcPr>
            <w:tcW w:w="1518" w:type="dxa"/>
          </w:tcPr>
          <w:p w14:paraId="7CD74EB8"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w:t>
            </w:r>
          </w:p>
        </w:tc>
      </w:tr>
      <w:tr w:rsidR="002E3862" w:rsidRPr="00673E06" w14:paraId="254A2757" w14:textId="77777777" w:rsidTr="002E3862">
        <w:tc>
          <w:tcPr>
            <w:tcW w:w="1519" w:type="dxa"/>
          </w:tcPr>
          <w:p w14:paraId="28409A21"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停用</w:t>
            </w:r>
          </w:p>
        </w:tc>
        <w:tc>
          <w:tcPr>
            <w:tcW w:w="1518" w:type="dxa"/>
          </w:tcPr>
          <w:p w14:paraId="5165A2B4"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w:t>
            </w:r>
          </w:p>
        </w:tc>
        <w:tc>
          <w:tcPr>
            <w:tcW w:w="1518" w:type="dxa"/>
          </w:tcPr>
          <w:p w14:paraId="431FAE81" w14:textId="77777777" w:rsidR="002E3862" w:rsidRPr="00673E06" w:rsidRDefault="002E3862" w:rsidP="002E3862">
            <w:pPr>
              <w:pStyle w:val="a3"/>
              <w:ind w:firstLineChars="0" w:firstLine="0"/>
              <w:jc w:val="left"/>
              <w:rPr>
                <w:rFonts w:ascii="宋体" w:eastAsia="宋体" w:hAnsi="宋体"/>
              </w:rPr>
            </w:pPr>
            <w:r w:rsidRPr="00673E06">
              <w:rPr>
                <w:rFonts w:ascii="宋体" w:eastAsia="宋体" w:hAnsi="宋体" w:hint="eastAsia"/>
              </w:rPr>
              <w:t>√</w:t>
            </w:r>
          </w:p>
        </w:tc>
        <w:tc>
          <w:tcPr>
            <w:tcW w:w="1518" w:type="dxa"/>
          </w:tcPr>
          <w:p w14:paraId="31765FE8" w14:textId="77777777" w:rsidR="002E3862" w:rsidRPr="00673E06" w:rsidRDefault="002E3862" w:rsidP="002E3862">
            <w:pPr>
              <w:pStyle w:val="a3"/>
              <w:ind w:firstLineChars="0" w:firstLine="0"/>
              <w:jc w:val="left"/>
              <w:rPr>
                <w:rFonts w:ascii="宋体" w:eastAsia="宋体" w:hAnsi="宋体"/>
              </w:rPr>
            </w:pPr>
          </w:p>
        </w:tc>
      </w:tr>
    </w:tbl>
    <w:p w14:paraId="28D40934" w14:textId="19858DFF"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点击编辑按钮，跳转至新增</w:t>
      </w:r>
      <w:r w:rsidR="00547BB4" w:rsidRPr="00BC77C5">
        <w:rPr>
          <w:rFonts w:ascii="宋体" w:eastAsia="宋体" w:hAnsi="宋体" w:hint="eastAsia"/>
          <w:sz w:val="24"/>
          <w:szCs w:val="24"/>
        </w:rPr>
        <w:t>计费</w:t>
      </w:r>
      <w:r w:rsidRPr="00BC77C5">
        <w:rPr>
          <w:rFonts w:ascii="宋体" w:eastAsia="宋体" w:hAnsi="宋体" w:hint="eastAsia"/>
          <w:sz w:val="24"/>
          <w:szCs w:val="24"/>
        </w:rPr>
        <w:t>项目编辑界面并默认加载该记录；</w:t>
      </w:r>
    </w:p>
    <w:p w14:paraId="6971C623" w14:textId="605AEB8D"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点击停用按钮，提示用户：“请确认该</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项目在前台已全部停用后再停用该计费项目，请确认是否继续？”；用户点击确认按钮后将该记录状态置为停用；</w:t>
      </w:r>
    </w:p>
    <w:p w14:paraId="4CCB1A09" w14:textId="77777777"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点击启用按钮，将该记录状态置为启用；</w:t>
      </w:r>
    </w:p>
    <w:p w14:paraId="26B2A5A3" w14:textId="7B6326E3" w:rsidR="002E3862" w:rsidRPr="00BC77C5" w:rsidRDefault="002E3862" w:rsidP="0059677D">
      <w:pPr>
        <w:pStyle w:val="a3"/>
        <w:numPr>
          <w:ilvl w:val="0"/>
          <w:numId w:val="52"/>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点击新增</w:t>
      </w:r>
      <w:r w:rsidR="00547BB4" w:rsidRPr="00BC77C5">
        <w:rPr>
          <w:rFonts w:ascii="宋体" w:eastAsia="宋体" w:hAnsi="宋体" w:hint="eastAsia"/>
          <w:sz w:val="24"/>
          <w:szCs w:val="24"/>
        </w:rPr>
        <w:t>计费</w:t>
      </w:r>
      <w:r w:rsidRPr="00BC77C5">
        <w:rPr>
          <w:rFonts w:ascii="宋体" w:eastAsia="宋体" w:hAnsi="宋体" w:hint="eastAsia"/>
          <w:sz w:val="24"/>
          <w:szCs w:val="24"/>
        </w:rPr>
        <w:t>项目按钮，跳转至新增</w:t>
      </w:r>
      <w:r w:rsidR="00547BB4" w:rsidRPr="00BC77C5">
        <w:rPr>
          <w:rFonts w:ascii="宋体" w:eastAsia="宋体" w:hAnsi="宋体" w:hint="eastAsia"/>
          <w:sz w:val="24"/>
          <w:szCs w:val="24"/>
        </w:rPr>
        <w:t>计费</w:t>
      </w:r>
      <w:r w:rsidRPr="00BC77C5">
        <w:rPr>
          <w:rFonts w:ascii="宋体" w:eastAsia="宋体" w:hAnsi="宋体" w:hint="eastAsia"/>
          <w:sz w:val="24"/>
          <w:szCs w:val="24"/>
        </w:rPr>
        <w:t>项目编辑</w:t>
      </w:r>
      <w:r w:rsidR="00A76DAE" w:rsidRPr="00BC77C5">
        <w:rPr>
          <w:rFonts w:ascii="宋体" w:eastAsia="宋体" w:hAnsi="宋体" w:hint="eastAsia"/>
          <w:sz w:val="24"/>
          <w:szCs w:val="24"/>
        </w:rPr>
        <w:t>功能</w:t>
      </w:r>
      <w:r w:rsidRPr="00BC77C5">
        <w:rPr>
          <w:rFonts w:ascii="宋体" w:eastAsia="宋体" w:hAnsi="宋体" w:hint="eastAsia"/>
          <w:sz w:val="24"/>
          <w:szCs w:val="24"/>
        </w:rPr>
        <w:t>；</w:t>
      </w:r>
    </w:p>
    <w:p w14:paraId="2E8913F1" w14:textId="6BABE5DB" w:rsidR="002E3862" w:rsidRPr="00673E06" w:rsidRDefault="002E386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新增</w:t>
      </w:r>
      <w:r w:rsidR="00547BB4" w:rsidRPr="00673E06">
        <w:rPr>
          <w:rFonts w:ascii="宋体" w:eastAsia="宋体" w:hAnsi="宋体" w:hint="eastAsia"/>
          <w:b/>
          <w:sz w:val="28"/>
        </w:rPr>
        <w:t>计费</w:t>
      </w:r>
      <w:r w:rsidRPr="00673E06">
        <w:rPr>
          <w:rFonts w:ascii="宋体" w:eastAsia="宋体" w:hAnsi="宋体" w:hint="eastAsia"/>
          <w:b/>
          <w:sz w:val="28"/>
        </w:rPr>
        <w:t>项目功能</w:t>
      </w:r>
    </w:p>
    <w:p w14:paraId="5BCEC117" w14:textId="1D5BAEB5" w:rsidR="002E3862" w:rsidRPr="00673E06" w:rsidRDefault="006073DC" w:rsidP="002E3862">
      <w:pPr>
        <w:rPr>
          <w:rFonts w:ascii="宋体" w:eastAsia="宋体" w:hAnsi="宋体"/>
          <w:sz w:val="22"/>
        </w:rPr>
      </w:pPr>
      <w:r w:rsidRPr="00673E06">
        <w:rPr>
          <w:rFonts w:ascii="宋体" w:eastAsia="宋体" w:hAnsi="宋体"/>
          <w:noProof/>
        </w:rPr>
        <w:t xml:space="preserve"> </w:t>
      </w:r>
      <w:r w:rsidR="007A6C21">
        <w:rPr>
          <w:noProof/>
        </w:rPr>
        <w:drawing>
          <wp:inline distT="0" distB="0" distL="0" distR="0" wp14:anchorId="614A2104" wp14:editId="5A3003AB">
            <wp:extent cx="5274310" cy="49015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01565"/>
                    </a:xfrm>
                    <a:prstGeom prst="rect">
                      <a:avLst/>
                    </a:prstGeom>
                  </pic:spPr>
                </pic:pic>
              </a:graphicData>
            </a:graphic>
          </wp:inline>
        </w:drawing>
      </w:r>
      <w:r w:rsidRPr="00673E06">
        <w:rPr>
          <w:rStyle w:val="a4"/>
          <w:rFonts w:ascii="宋体" w:eastAsia="宋体" w:hAnsi="宋体"/>
        </w:rPr>
        <w:t xml:space="preserve"> </w:t>
      </w:r>
    </w:p>
    <w:p w14:paraId="25D28691" w14:textId="77777777" w:rsidR="002E3862" w:rsidRPr="00BC77C5" w:rsidRDefault="002E3862"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根据跳转至该页面的初始化参数，进行界面数据初始化；</w:t>
      </w:r>
    </w:p>
    <w:p w14:paraId="18814225" w14:textId="68441AD9" w:rsidR="002E3862" w:rsidRPr="00BC77C5" w:rsidRDefault="002E3862"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设计软件类型下拉框为必选项，可选项包括有：</w:t>
      </w:r>
      <w:r w:rsidR="002E286C" w:rsidRPr="00BC77C5">
        <w:rPr>
          <w:rFonts w:ascii="宋体" w:eastAsia="宋体" w:hAnsi="宋体" w:hint="eastAsia"/>
          <w:sz w:val="24"/>
          <w:szCs w:val="24"/>
        </w:rPr>
        <w:t>后台数据字典维护的所有计费账户类型</w:t>
      </w:r>
      <w:r w:rsidRPr="00BC77C5">
        <w:rPr>
          <w:rFonts w:ascii="宋体" w:eastAsia="宋体" w:hAnsi="宋体" w:hint="eastAsia"/>
          <w:sz w:val="24"/>
          <w:szCs w:val="24"/>
        </w:rPr>
        <w:t>；</w:t>
      </w:r>
    </w:p>
    <w:p w14:paraId="31D33446" w14:textId="52F942BB" w:rsidR="002E3862" w:rsidRPr="00BC77C5" w:rsidRDefault="00A60E46"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计费</w:t>
      </w:r>
      <w:r w:rsidR="002E3862" w:rsidRPr="00BC77C5">
        <w:rPr>
          <w:rFonts w:ascii="宋体" w:eastAsia="宋体" w:hAnsi="宋体" w:hint="eastAsia"/>
          <w:sz w:val="24"/>
          <w:szCs w:val="24"/>
        </w:rPr>
        <w:t>项目分类下拉框为必填项，</w:t>
      </w:r>
      <w:r w:rsidR="003E4239" w:rsidRPr="00BC77C5">
        <w:rPr>
          <w:rFonts w:ascii="宋体" w:eastAsia="宋体" w:hAnsi="宋体" w:hint="eastAsia"/>
          <w:sz w:val="24"/>
          <w:szCs w:val="24"/>
        </w:rPr>
        <w:t>根据选择的计费账户类型不同，展示</w:t>
      </w:r>
      <w:r w:rsidR="00EF31DE" w:rsidRPr="00BC77C5">
        <w:rPr>
          <w:rFonts w:ascii="宋体" w:eastAsia="宋体" w:hAnsi="宋体" w:hint="eastAsia"/>
          <w:sz w:val="24"/>
          <w:szCs w:val="24"/>
        </w:rPr>
        <w:t>该</w:t>
      </w:r>
      <w:r w:rsidR="00EF31DE" w:rsidRPr="00BC77C5">
        <w:rPr>
          <w:rFonts w:ascii="宋体" w:eastAsia="宋体" w:hAnsi="宋体" w:hint="eastAsia"/>
          <w:sz w:val="24"/>
          <w:szCs w:val="24"/>
        </w:rPr>
        <w:lastRenderedPageBreak/>
        <w:t>计费账户类型下所有的</w:t>
      </w:r>
      <w:r w:rsidRPr="00BC77C5">
        <w:rPr>
          <w:rFonts w:ascii="宋体" w:eastAsia="宋体" w:hAnsi="宋体" w:hint="eastAsia"/>
          <w:sz w:val="24"/>
          <w:szCs w:val="24"/>
        </w:rPr>
        <w:t>计费项目分类</w:t>
      </w:r>
      <w:r w:rsidR="002E3862" w:rsidRPr="00BC77C5">
        <w:rPr>
          <w:rFonts w:ascii="宋体" w:eastAsia="宋体" w:hAnsi="宋体" w:hint="eastAsia"/>
          <w:sz w:val="24"/>
          <w:szCs w:val="24"/>
        </w:rPr>
        <w:t>；</w:t>
      </w:r>
    </w:p>
    <w:p w14:paraId="65F0A0D3" w14:textId="061F2E81" w:rsidR="00430D96" w:rsidRPr="00BC77C5" w:rsidRDefault="002E3862"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w:t>
      </w:r>
      <w:r w:rsidR="00DE5C5C" w:rsidRPr="00BC77C5">
        <w:rPr>
          <w:rFonts w:ascii="宋体" w:eastAsia="宋体" w:hAnsi="宋体" w:hint="eastAsia"/>
          <w:sz w:val="24"/>
          <w:szCs w:val="24"/>
        </w:rPr>
        <w:t>计费</w:t>
      </w:r>
      <w:r w:rsidRPr="00BC77C5">
        <w:rPr>
          <w:rFonts w:ascii="宋体" w:eastAsia="宋体" w:hAnsi="宋体" w:hint="eastAsia"/>
          <w:sz w:val="24"/>
          <w:szCs w:val="24"/>
        </w:rPr>
        <w:t>项目分类选择值不同，</w:t>
      </w:r>
      <w:r w:rsidR="00430D96" w:rsidRPr="00BC77C5">
        <w:rPr>
          <w:rFonts w:ascii="宋体" w:eastAsia="宋体" w:hAnsi="宋体" w:hint="eastAsia"/>
          <w:sz w:val="24"/>
          <w:szCs w:val="24"/>
        </w:rPr>
        <w:t>，展示该计费项目分类下所有的计费项目子分类；</w:t>
      </w:r>
    </w:p>
    <w:p w14:paraId="3C0B3095" w14:textId="0AE8CBCF" w:rsidR="002E3862" w:rsidRPr="00BC77C5" w:rsidRDefault="00EC2236"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计费</w:t>
      </w:r>
      <w:r w:rsidR="002E3862" w:rsidRPr="00BC77C5">
        <w:rPr>
          <w:rFonts w:ascii="宋体" w:eastAsia="宋体" w:hAnsi="宋体" w:hint="eastAsia"/>
          <w:sz w:val="24"/>
          <w:szCs w:val="24"/>
        </w:rPr>
        <w:t>项目名称、</w:t>
      </w:r>
      <w:r w:rsidR="00547BB4" w:rsidRPr="00BC77C5">
        <w:rPr>
          <w:rFonts w:ascii="宋体" w:eastAsia="宋体" w:hAnsi="宋体" w:hint="eastAsia"/>
          <w:sz w:val="24"/>
          <w:szCs w:val="24"/>
        </w:rPr>
        <w:t>计费</w:t>
      </w:r>
      <w:r w:rsidR="002E3862" w:rsidRPr="00BC77C5">
        <w:rPr>
          <w:rFonts w:ascii="宋体" w:eastAsia="宋体" w:hAnsi="宋体" w:hint="eastAsia"/>
          <w:sz w:val="24"/>
          <w:szCs w:val="24"/>
        </w:rPr>
        <w:t>项目编码对应的文本框，为必填项；</w:t>
      </w:r>
    </w:p>
    <w:p w14:paraId="1453908F" w14:textId="3889EA7B" w:rsidR="002E3862" w:rsidRPr="00BC77C5" w:rsidRDefault="00EC2236"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计费</w:t>
      </w:r>
      <w:r w:rsidR="002E3862" w:rsidRPr="00BC77C5">
        <w:rPr>
          <w:rFonts w:ascii="宋体" w:eastAsia="宋体" w:hAnsi="宋体" w:hint="eastAsia"/>
          <w:sz w:val="24"/>
          <w:szCs w:val="24"/>
        </w:rPr>
        <w:t>标准包括两个单选项：</w:t>
      </w:r>
    </w:p>
    <w:p w14:paraId="64DD7BEA" w14:textId="58AED429"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单选项1：按每个账号、每一年服务使用权限</w:t>
      </w:r>
      <w:r w:rsidR="00547BB4" w:rsidRPr="00BC77C5">
        <w:rPr>
          <w:rFonts w:ascii="宋体" w:eastAsia="宋体" w:hAnsi="宋体" w:hint="eastAsia"/>
          <w:sz w:val="24"/>
          <w:szCs w:val="24"/>
        </w:rPr>
        <w:t>计费</w:t>
      </w:r>
      <w:r w:rsidRPr="00BC77C5">
        <w:rPr>
          <w:rFonts w:ascii="宋体" w:eastAsia="宋体" w:hAnsi="宋体" w:hint="eastAsia"/>
          <w:sz w:val="24"/>
          <w:szCs w:val="24"/>
        </w:rPr>
        <w:t>；</w:t>
      </w:r>
    </w:p>
    <w:p w14:paraId="1FE7A22B" w14:textId="23383036"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单选项2：按每次服务申请进行</w:t>
      </w:r>
      <w:r w:rsidR="00547BB4" w:rsidRPr="00BC77C5">
        <w:rPr>
          <w:rFonts w:ascii="宋体" w:eastAsia="宋体" w:hAnsi="宋体" w:hint="eastAsia"/>
          <w:sz w:val="24"/>
          <w:szCs w:val="24"/>
        </w:rPr>
        <w:t>计费</w:t>
      </w:r>
      <w:r w:rsidRPr="00BC77C5">
        <w:rPr>
          <w:rFonts w:ascii="宋体" w:eastAsia="宋体" w:hAnsi="宋体" w:hint="eastAsia"/>
          <w:sz w:val="24"/>
          <w:szCs w:val="24"/>
        </w:rPr>
        <w:t>；</w:t>
      </w:r>
    </w:p>
    <w:p w14:paraId="1444FD27" w14:textId="77777777" w:rsidR="002E3862" w:rsidRPr="00BC77C5" w:rsidRDefault="002E3862"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购买前置条件包括两个复选框，具体要求如下：</w:t>
      </w:r>
    </w:p>
    <w:p w14:paraId="35B0771E" w14:textId="73FCC579"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复选项1：该账号必须已购买、</w:t>
      </w:r>
      <w:r w:rsidR="00684314" w:rsidRPr="00BC77C5">
        <w:rPr>
          <w:rFonts w:ascii="宋体" w:eastAsia="宋体" w:hAnsi="宋体" w:hint="eastAsia"/>
          <w:sz w:val="24"/>
          <w:szCs w:val="24"/>
        </w:rPr>
        <w:t>该账号必须已购买、或在购买该服务的订单中同步购买以下至少一项计费项目：</w:t>
      </w:r>
      <w:r w:rsidRPr="00BC77C5">
        <w:rPr>
          <w:rFonts w:ascii="宋体" w:eastAsia="宋体" w:hAnsi="宋体" w:hint="eastAsia"/>
          <w:sz w:val="24"/>
          <w:szCs w:val="24"/>
        </w:rPr>
        <w:t>；通过点击复选项后方的“关联</w:t>
      </w:r>
      <w:r w:rsidR="00547BB4" w:rsidRPr="00BC77C5">
        <w:rPr>
          <w:rFonts w:ascii="宋体" w:eastAsia="宋体" w:hAnsi="宋体" w:hint="eastAsia"/>
          <w:sz w:val="24"/>
          <w:szCs w:val="24"/>
        </w:rPr>
        <w:t>计费</w:t>
      </w:r>
      <w:r w:rsidRPr="00BC77C5">
        <w:rPr>
          <w:rFonts w:ascii="宋体" w:eastAsia="宋体" w:hAnsi="宋体" w:hint="eastAsia"/>
          <w:sz w:val="24"/>
          <w:szCs w:val="24"/>
        </w:rPr>
        <w:t>项目”按钮，在弹出的选择计费项目界面中选择对应的关联</w:t>
      </w:r>
      <w:r w:rsidR="00547BB4" w:rsidRPr="00BC77C5">
        <w:rPr>
          <w:rFonts w:ascii="宋体" w:eastAsia="宋体" w:hAnsi="宋体" w:hint="eastAsia"/>
          <w:sz w:val="24"/>
          <w:szCs w:val="24"/>
        </w:rPr>
        <w:t>计费</w:t>
      </w:r>
      <w:r w:rsidRPr="00BC77C5">
        <w:rPr>
          <w:rFonts w:ascii="宋体" w:eastAsia="宋体" w:hAnsi="宋体" w:hint="eastAsia"/>
          <w:sz w:val="24"/>
          <w:szCs w:val="24"/>
        </w:rPr>
        <w:t>项目；</w:t>
      </w:r>
    </w:p>
    <w:p w14:paraId="4DD68B58" w14:textId="79919622"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复选项</w:t>
      </w:r>
      <w:r w:rsidRPr="00BC77C5">
        <w:rPr>
          <w:rFonts w:ascii="宋体" w:eastAsia="宋体" w:hAnsi="宋体"/>
          <w:sz w:val="24"/>
          <w:szCs w:val="24"/>
        </w:rPr>
        <w:t>2</w:t>
      </w:r>
      <w:r w:rsidRPr="00BC77C5">
        <w:rPr>
          <w:rFonts w:ascii="宋体" w:eastAsia="宋体" w:hAnsi="宋体" w:hint="eastAsia"/>
          <w:sz w:val="24"/>
          <w:szCs w:val="24"/>
        </w:rPr>
        <w:t>：</w:t>
      </w:r>
      <w:r w:rsidR="00947F7D" w:rsidRPr="00BC77C5">
        <w:rPr>
          <w:rFonts w:ascii="宋体" w:eastAsia="宋体" w:hAnsi="宋体" w:hint="eastAsia"/>
          <w:sz w:val="24"/>
          <w:szCs w:val="24"/>
        </w:rPr>
        <w:t>账号必须已购买、或在购买该服务的订单中同步购买以下服务中所有计费项目</w:t>
      </w:r>
      <w:r w:rsidRPr="00BC77C5">
        <w:rPr>
          <w:rFonts w:ascii="宋体" w:eastAsia="宋体" w:hAnsi="宋体" w:hint="eastAsia"/>
          <w:sz w:val="24"/>
          <w:szCs w:val="24"/>
        </w:rPr>
        <w:t>；通过点击复选项后方的“关联</w:t>
      </w:r>
      <w:r w:rsidR="00547BB4" w:rsidRPr="00BC77C5">
        <w:rPr>
          <w:rFonts w:ascii="宋体" w:eastAsia="宋体" w:hAnsi="宋体" w:hint="eastAsia"/>
          <w:sz w:val="24"/>
          <w:szCs w:val="24"/>
        </w:rPr>
        <w:t>计费</w:t>
      </w:r>
      <w:r w:rsidRPr="00BC77C5">
        <w:rPr>
          <w:rFonts w:ascii="宋体" w:eastAsia="宋体" w:hAnsi="宋体" w:hint="eastAsia"/>
          <w:sz w:val="24"/>
          <w:szCs w:val="24"/>
        </w:rPr>
        <w:t>项目”按钮，在弹出的选择计费项目界面中选择对应的关联</w:t>
      </w:r>
      <w:r w:rsidR="00547BB4" w:rsidRPr="00BC77C5">
        <w:rPr>
          <w:rFonts w:ascii="宋体" w:eastAsia="宋体" w:hAnsi="宋体" w:hint="eastAsia"/>
          <w:sz w:val="24"/>
          <w:szCs w:val="24"/>
        </w:rPr>
        <w:t>计费</w:t>
      </w:r>
      <w:r w:rsidRPr="00BC77C5">
        <w:rPr>
          <w:rFonts w:ascii="宋体" w:eastAsia="宋体" w:hAnsi="宋体" w:hint="eastAsia"/>
          <w:sz w:val="24"/>
          <w:szCs w:val="24"/>
        </w:rPr>
        <w:t>项目；</w:t>
      </w:r>
    </w:p>
    <w:p w14:paraId="0399F744" w14:textId="77777777" w:rsidR="00D51C62" w:rsidRDefault="005C4FC6"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商场购买资格限定条件可选择项目与当前UC系统的渠道、品牌、品类数据一致，且</w:t>
      </w:r>
      <w:r w:rsidR="00145638" w:rsidRPr="00BC77C5">
        <w:rPr>
          <w:rFonts w:ascii="宋体" w:eastAsia="宋体" w:hAnsi="宋体" w:hint="eastAsia"/>
          <w:sz w:val="24"/>
          <w:szCs w:val="24"/>
        </w:rPr>
        <w:t>仅支持单选</w:t>
      </w:r>
      <w:r w:rsidRPr="00BC77C5">
        <w:rPr>
          <w:rFonts w:ascii="宋体" w:eastAsia="宋体" w:hAnsi="宋体" w:hint="eastAsia"/>
          <w:sz w:val="24"/>
          <w:szCs w:val="24"/>
        </w:rPr>
        <w:t>；</w:t>
      </w:r>
    </w:p>
    <w:p w14:paraId="573C97AE" w14:textId="563AF995" w:rsidR="005C4FC6" w:rsidRPr="00BC77C5" w:rsidRDefault="00D51C62" w:rsidP="0059677D">
      <w:pPr>
        <w:pStyle w:val="a3"/>
        <w:numPr>
          <w:ilvl w:val="0"/>
          <w:numId w:val="6"/>
        </w:numPr>
        <w:ind w:rightChars="-500" w:right="-1050" w:firstLineChars="0"/>
        <w:jc w:val="left"/>
        <w:rPr>
          <w:rFonts w:ascii="宋体" w:eastAsia="宋体" w:hAnsi="宋体"/>
          <w:sz w:val="24"/>
          <w:szCs w:val="24"/>
        </w:rPr>
      </w:pPr>
      <w:r>
        <w:rPr>
          <w:rFonts w:ascii="宋体" w:eastAsia="宋体" w:hAnsi="宋体" w:hint="eastAsia"/>
          <w:sz w:val="24"/>
          <w:szCs w:val="24"/>
        </w:rPr>
        <w:t>当该品类下存在子品类时，以下拉</w:t>
      </w:r>
      <w:proofErr w:type="gramStart"/>
      <w:r>
        <w:rPr>
          <w:rFonts w:ascii="宋体" w:eastAsia="宋体" w:hAnsi="宋体" w:hint="eastAsia"/>
          <w:sz w:val="24"/>
          <w:szCs w:val="24"/>
        </w:rPr>
        <w:t>框形式</w:t>
      </w:r>
      <w:proofErr w:type="gramEnd"/>
      <w:r>
        <w:rPr>
          <w:rFonts w:ascii="宋体" w:eastAsia="宋体" w:hAnsi="宋体" w:hint="eastAsia"/>
          <w:sz w:val="24"/>
          <w:szCs w:val="24"/>
        </w:rPr>
        <w:t>展示对应子品类；默认不需要选择子品类；</w:t>
      </w:r>
    </w:p>
    <w:p w14:paraId="3AAC99D1" w14:textId="77777777" w:rsidR="002E3862" w:rsidRPr="00BC77C5" w:rsidRDefault="002E3862" w:rsidP="0059677D">
      <w:pPr>
        <w:pStyle w:val="a3"/>
        <w:numPr>
          <w:ilvl w:val="0"/>
          <w:numId w:val="6"/>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点击保存按钮，进行如下数据校验并将数据保存到数据库：</w:t>
      </w:r>
    </w:p>
    <w:p w14:paraId="0A95C185" w14:textId="021DD487"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校验</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项目分类、</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项目子分类是否有选择值；</w:t>
      </w:r>
    </w:p>
    <w:p w14:paraId="2E2DAF95" w14:textId="2F64C1C0"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校验</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项目名称、</w:t>
      </w:r>
      <w:r w:rsidR="00547BB4" w:rsidRPr="00BC77C5">
        <w:rPr>
          <w:rFonts w:ascii="宋体" w:eastAsia="宋体" w:hAnsi="宋体" w:hint="eastAsia"/>
          <w:sz w:val="24"/>
          <w:szCs w:val="24"/>
        </w:rPr>
        <w:t>计费</w:t>
      </w:r>
      <w:r w:rsidRPr="00BC77C5">
        <w:rPr>
          <w:rFonts w:ascii="宋体" w:eastAsia="宋体" w:hAnsi="宋体" w:hint="eastAsia"/>
          <w:sz w:val="24"/>
          <w:szCs w:val="24"/>
        </w:rPr>
        <w:t>项目编码是否与当前服务器端已有的数据重复；存在重复时提示用户数据重复，并退出保存操作；</w:t>
      </w:r>
    </w:p>
    <w:p w14:paraId="29B5BDAC" w14:textId="287AF85B"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校验</w:t>
      </w:r>
      <w:r w:rsidR="00547BB4" w:rsidRPr="00BC77C5">
        <w:rPr>
          <w:rFonts w:ascii="宋体" w:eastAsia="宋体" w:hAnsi="宋体" w:hint="eastAsia"/>
          <w:sz w:val="24"/>
          <w:szCs w:val="24"/>
        </w:rPr>
        <w:t>计费</w:t>
      </w:r>
      <w:r w:rsidRPr="00BC77C5">
        <w:rPr>
          <w:rFonts w:ascii="宋体" w:eastAsia="宋体" w:hAnsi="宋体" w:hint="eastAsia"/>
          <w:sz w:val="24"/>
          <w:szCs w:val="24"/>
        </w:rPr>
        <w:t>标准有一个单选项被选中，且输入金额≥0的</w:t>
      </w:r>
      <w:r w:rsidR="00547BB4" w:rsidRPr="00BC77C5">
        <w:rPr>
          <w:rFonts w:ascii="宋体" w:eastAsia="宋体" w:hAnsi="宋体" w:hint="eastAsia"/>
          <w:sz w:val="24"/>
          <w:szCs w:val="24"/>
        </w:rPr>
        <w:t>计费</w:t>
      </w:r>
      <w:r w:rsidRPr="00BC77C5">
        <w:rPr>
          <w:rFonts w:ascii="宋体" w:eastAsia="宋体" w:hAnsi="宋体" w:hint="eastAsia"/>
          <w:sz w:val="24"/>
          <w:szCs w:val="24"/>
        </w:rPr>
        <w:t>金额；</w:t>
      </w:r>
    </w:p>
    <w:p w14:paraId="3C3A4175" w14:textId="77777777" w:rsidR="002E3862" w:rsidRPr="00BC77C5" w:rsidRDefault="002E3862" w:rsidP="0059677D">
      <w:pPr>
        <w:pStyle w:val="a3"/>
        <w:numPr>
          <w:ilvl w:val="0"/>
          <w:numId w:val="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将满足校验要求的数据保存到数据库；</w:t>
      </w:r>
    </w:p>
    <w:p w14:paraId="40C5F786" w14:textId="3C9E066F" w:rsidR="002E3862" w:rsidRPr="00673E06" w:rsidRDefault="002E3862"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选择计费项目功能</w:t>
      </w:r>
    </w:p>
    <w:p w14:paraId="1ED2AA5F" w14:textId="3FCCC24A" w:rsidR="008448AC" w:rsidRPr="00673E06" w:rsidRDefault="00DC257B" w:rsidP="008448AC">
      <w:pPr>
        <w:rPr>
          <w:rFonts w:ascii="宋体" w:eastAsia="宋体" w:hAnsi="宋体"/>
        </w:rPr>
      </w:pPr>
      <w:r>
        <w:rPr>
          <w:noProof/>
        </w:rPr>
        <w:drawing>
          <wp:inline distT="0" distB="0" distL="0" distR="0" wp14:anchorId="2D466A20" wp14:editId="731AB13A">
            <wp:extent cx="5274310" cy="3150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0235"/>
                    </a:xfrm>
                    <a:prstGeom prst="rect">
                      <a:avLst/>
                    </a:prstGeom>
                  </pic:spPr>
                </pic:pic>
              </a:graphicData>
            </a:graphic>
          </wp:inline>
        </w:drawing>
      </w:r>
    </w:p>
    <w:p w14:paraId="05B59CEF" w14:textId="77777777" w:rsidR="002E3862" w:rsidRPr="00BC77C5" w:rsidRDefault="002E3862" w:rsidP="0059677D">
      <w:pPr>
        <w:pStyle w:val="a3"/>
        <w:numPr>
          <w:ilvl w:val="0"/>
          <w:numId w:val="7"/>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w:t>
      </w:r>
      <w:r w:rsidRPr="00BC77C5">
        <w:rPr>
          <w:rFonts w:ascii="宋体" w:eastAsia="宋体" w:hAnsi="宋体" w:hint="eastAsia"/>
          <w:sz w:val="24"/>
          <w:szCs w:val="24"/>
        </w:rPr>
        <w:lastRenderedPageBreak/>
        <w:t>功能访问权限；</w:t>
      </w:r>
    </w:p>
    <w:p w14:paraId="23523AB8" w14:textId="77777777" w:rsidR="002E3862" w:rsidRPr="00BC77C5" w:rsidRDefault="002E3862" w:rsidP="0059677D">
      <w:pPr>
        <w:pStyle w:val="a3"/>
        <w:numPr>
          <w:ilvl w:val="0"/>
          <w:numId w:val="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界面提供以下搜索条件对计费项目进行查询：</w:t>
      </w:r>
    </w:p>
    <w:tbl>
      <w:tblPr>
        <w:tblStyle w:val="a9"/>
        <w:tblW w:w="8364" w:type="dxa"/>
        <w:tblInd w:w="1183" w:type="dxa"/>
        <w:tblLook w:val="04A0" w:firstRow="1" w:lastRow="0" w:firstColumn="1" w:lastColumn="0" w:noHBand="0" w:noVBand="1"/>
      </w:tblPr>
      <w:tblGrid>
        <w:gridCol w:w="1617"/>
        <w:gridCol w:w="1360"/>
        <w:gridCol w:w="2977"/>
        <w:gridCol w:w="2410"/>
      </w:tblGrid>
      <w:tr w:rsidR="002E3862" w:rsidRPr="00673E06" w14:paraId="1CC78C70" w14:textId="77777777" w:rsidTr="00383E89">
        <w:tc>
          <w:tcPr>
            <w:tcW w:w="1617" w:type="dxa"/>
            <w:shd w:val="clear" w:color="auto" w:fill="8EAADB" w:themeFill="accent1" w:themeFillTint="99"/>
          </w:tcPr>
          <w:p w14:paraId="24A359AC"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29B3D122"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977" w:type="dxa"/>
            <w:shd w:val="clear" w:color="auto" w:fill="8EAADB" w:themeFill="accent1" w:themeFillTint="99"/>
          </w:tcPr>
          <w:p w14:paraId="726AE149"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410" w:type="dxa"/>
            <w:shd w:val="clear" w:color="auto" w:fill="8EAADB" w:themeFill="accent1" w:themeFillTint="99"/>
          </w:tcPr>
          <w:p w14:paraId="0951A8DB" w14:textId="77777777" w:rsidR="002E3862" w:rsidRPr="00673E06" w:rsidRDefault="002E3862" w:rsidP="002E3862">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8448AC" w:rsidRPr="00673E06" w14:paraId="6F980B15" w14:textId="77777777" w:rsidTr="00383E89">
        <w:tc>
          <w:tcPr>
            <w:tcW w:w="1617" w:type="dxa"/>
          </w:tcPr>
          <w:p w14:paraId="2E6364FA" w14:textId="3699F5A1"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360" w:type="dxa"/>
          </w:tcPr>
          <w:p w14:paraId="36259ED1" w14:textId="47022739"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5C4A8327" w14:textId="1100EB1A"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全部、对应数据字典值</w:t>
            </w:r>
          </w:p>
        </w:tc>
        <w:tc>
          <w:tcPr>
            <w:tcW w:w="2410" w:type="dxa"/>
          </w:tcPr>
          <w:p w14:paraId="31965718" w14:textId="4315E95F"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8448AC" w:rsidRPr="00673E06" w14:paraId="0B6536AF" w14:textId="77777777" w:rsidTr="00383E89">
        <w:tc>
          <w:tcPr>
            <w:tcW w:w="1617" w:type="dxa"/>
          </w:tcPr>
          <w:p w14:paraId="36EE1CE4" w14:textId="2A31B493"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计费项目名称</w:t>
            </w:r>
          </w:p>
        </w:tc>
        <w:tc>
          <w:tcPr>
            <w:tcW w:w="1360" w:type="dxa"/>
          </w:tcPr>
          <w:p w14:paraId="67D71ED5" w14:textId="41408225"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977" w:type="dxa"/>
          </w:tcPr>
          <w:p w14:paraId="42C6C093" w14:textId="77777777" w:rsidR="008448AC" w:rsidRPr="00673E06" w:rsidRDefault="008448AC" w:rsidP="008448AC">
            <w:pPr>
              <w:pStyle w:val="a3"/>
              <w:ind w:firstLineChars="0" w:firstLine="0"/>
              <w:jc w:val="left"/>
              <w:rPr>
                <w:rFonts w:ascii="宋体" w:eastAsia="宋体" w:hAnsi="宋体"/>
                <w:sz w:val="22"/>
              </w:rPr>
            </w:pPr>
          </w:p>
        </w:tc>
        <w:tc>
          <w:tcPr>
            <w:tcW w:w="2410" w:type="dxa"/>
          </w:tcPr>
          <w:p w14:paraId="5DD69028" w14:textId="07A344F7"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空（支持精确搜索）</w:t>
            </w:r>
          </w:p>
        </w:tc>
      </w:tr>
      <w:tr w:rsidR="008448AC" w:rsidRPr="00673E06" w14:paraId="47860415" w14:textId="77777777" w:rsidTr="00383E89">
        <w:tc>
          <w:tcPr>
            <w:tcW w:w="1617" w:type="dxa"/>
          </w:tcPr>
          <w:p w14:paraId="44EF9D7B" w14:textId="24984090"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计费项目编码</w:t>
            </w:r>
          </w:p>
        </w:tc>
        <w:tc>
          <w:tcPr>
            <w:tcW w:w="1360" w:type="dxa"/>
          </w:tcPr>
          <w:p w14:paraId="37796395" w14:textId="71858FF2"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977" w:type="dxa"/>
          </w:tcPr>
          <w:p w14:paraId="46EE142F" w14:textId="77777777" w:rsidR="008448AC" w:rsidRPr="00673E06" w:rsidRDefault="008448AC" w:rsidP="008448AC">
            <w:pPr>
              <w:pStyle w:val="a3"/>
              <w:ind w:firstLineChars="0" w:firstLine="0"/>
              <w:jc w:val="left"/>
              <w:rPr>
                <w:rFonts w:ascii="宋体" w:eastAsia="宋体" w:hAnsi="宋体"/>
                <w:sz w:val="22"/>
              </w:rPr>
            </w:pPr>
          </w:p>
        </w:tc>
        <w:tc>
          <w:tcPr>
            <w:tcW w:w="2410" w:type="dxa"/>
          </w:tcPr>
          <w:p w14:paraId="36892CBC" w14:textId="393A4EC0"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空（支持精确搜索）</w:t>
            </w:r>
          </w:p>
        </w:tc>
      </w:tr>
      <w:tr w:rsidR="008448AC" w:rsidRPr="00673E06" w14:paraId="1D70D8DE" w14:textId="77777777" w:rsidTr="00383E89">
        <w:tc>
          <w:tcPr>
            <w:tcW w:w="1617" w:type="dxa"/>
          </w:tcPr>
          <w:p w14:paraId="7B578705" w14:textId="51C6A436"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计费项目状态</w:t>
            </w:r>
          </w:p>
        </w:tc>
        <w:tc>
          <w:tcPr>
            <w:tcW w:w="1360" w:type="dxa"/>
          </w:tcPr>
          <w:p w14:paraId="67E3D282" w14:textId="44A79564"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2A0FC3A2" w14:textId="64437EDD"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全部、启用、停用</w:t>
            </w:r>
          </w:p>
        </w:tc>
        <w:tc>
          <w:tcPr>
            <w:tcW w:w="2410" w:type="dxa"/>
          </w:tcPr>
          <w:p w14:paraId="39D0E1BD" w14:textId="61B1A895"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8448AC" w:rsidRPr="00673E06" w14:paraId="22D6536F" w14:textId="77777777" w:rsidTr="00383E89">
        <w:tc>
          <w:tcPr>
            <w:tcW w:w="1617" w:type="dxa"/>
          </w:tcPr>
          <w:p w14:paraId="6B33505B" w14:textId="666E2E47"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可前台购买</w:t>
            </w:r>
          </w:p>
        </w:tc>
        <w:tc>
          <w:tcPr>
            <w:tcW w:w="1360" w:type="dxa"/>
          </w:tcPr>
          <w:p w14:paraId="2A9EB1B0" w14:textId="0B39DFE6"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977" w:type="dxa"/>
          </w:tcPr>
          <w:p w14:paraId="251385E1" w14:textId="676EF186"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全部、是、否</w:t>
            </w:r>
          </w:p>
        </w:tc>
        <w:tc>
          <w:tcPr>
            <w:tcW w:w="2410" w:type="dxa"/>
          </w:tcPr>
          <w:p w14:paraId="7903D383" w14:textId="49254FF3" w:rsidR="008448AC" w:rsidRPr="00EF774F" w:rsidRDefault="008448AC" w:rsidP="008448AC">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bl>
    <w:p w14:paraId="0D3C81E3" w14:textId="610E7053" w:rsidR="002E3862" w:rsidRPr="00BC77C5" w:rsidRDefault="002E3862" w:rsidP="0059677D">
      <w:pPr>
        <w:pStyle w:val="a3"/>
        <w:numPr>
          <w:ilvl w:val="0"/>
          <w:numId w:val="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搜索结果以列表形式呈现，列表字段包括：分类、子分类、</w:t>
      </w:r>
      <w:r w:rsidR="00A04808" w:rsidRPr="00BC77C5">
        <w:rPr>
          <w:rFonts w:ascii="宋体" w:eastAsia="宋体" w:hAnsi="宋体" w:hint="eastAsia"/>
          <w:sz w:val="24"/>
          <w:szCs w:val="24"/>
        </w:rPr>
        <w:t>计费账户</w:t>
      </w:r>
      <w:r w:rsidRPr="00BC77C5">
        <w:rPr>
          <w:rFonts w:ascii="宋体" w:eastAsia="宋体" w:hAnsi="宋体" w:hint="eastAsia"/>
          <w:sz w:val="24"/>
          <w:szCs w:val="24"/>
        </w:rPr>
        <w:t>类型、</w:t>
      </w:r>
      <w:r w:rsidR="00547BB4" w:rsidRPr="00BC77C5">
        <w:rPr>
          <w:rFonts w:ascii="宋体" w:eastAsia="宋体" w:hAnsi="宋体" w:hint="eastAsia"/>
          <w:sz w:val="24"/>
          <w:szCs w:val="24"/>
        </w:rPr>
        <w:t>计费</w:t>
      </w:r>
      <w:r w:rsidRPr="00BC77C5">
        <w:rPr>
          <w:rFonts w:ascii="宋体" w:eastAsia="宋体" w:hAnsi="宋体" w:hint="eastAsia"/>
          <w:sz w:val="24"/>
          <w:szCs w:val="24"/>
        </w:rPr>
        <w:t>项目名称、</w:t>
      </w:r>
      <w:r w:rsidR="00547BB4" w:rsidRPr="00BC77C5">
        <w:rPr>
          <w:rFonts w:ascii="宋体" w:eastAsia="宋体" w:hAnsi="宋体" w:hint="eastAsia"/>
          <w:sz w:val="24"/>
          <w:szCs w:val="24"/>
        </w:rPr>
        <w:t>计费</w:t>
      </w:r>
      <w:r w:rsidRPr="00BC77C5">
        <w:rPr>
          <w:rFonts w:ascii="宋体" w:eastAsia="宋体" w:hAnsi="宋体" w:hint="eastAsia"/>
          <w:sz w:val="24"/>
          <w:szCs w:val="24"/>
        </w:rPr>
        <w:t>项目编码</w:t>
      </w:r>
      <w:r w:rsidR="00A04808" w:rsidRPr="00BC77C5">
        <w:rPr>
          <w:rFonts w:ascii="宋体" w:eastAsia="宋体" w:hAnsi="宋体" w:hint="eastAsia"/>
          <w:sz w:val="24"/>
          <w:szCs w:val="24"/>
        </w:rPr>
        <w:t>、可前台购买</w:t>
      </w:r>
      <w:r w:rsidR="002769B4" w:rsidRPr="00BC77C5">
        <w:rPr>
          <w:rFonts w:ascii="宋体" w:eastAsia="宋体" w:hAnsi="宋体" w:hint="eastAsia"/>
          <w:sz w:val="24"/>
          <w:szCs w:val="24"/>
        </w:rPr>
        <w:t>、</w:t>
      </w:r>
      <w:r w:rsidR="001450A9" w:rsidRPr="00BC77C5">
        <w:rPr>
          <w:rFonts w:ascii="宋体" w:eastAsia="宋体" w:hAnsi="宋体" w:hint="eastAsia"/>
          <w:sz w:val="24"/>
          <w:szCs w:val="24"/>
        </w:rPr>
        <w:t>限定</w:t>
      </w:r>
      <w:r w:rsidR="002769B4" w:rsidRPr="00BC77C5">
        <w:rPr>
          <w:rFonts w:ascii="宋体" w:eastAsia="宋体" w:hAnsi="宋体" w:hint="eastAsia"/>
          <w:sz w:val="24"/>
          <w:szCs w:val="24"/>
        </w:rPr>
        <w:t>渠道</w:t>
      </w:r>
      <w:r w:rsidR="001450A9">
        <w:rPr>
          <w:rFonts w:ascii="宋体" w:eastAsia="宋体" w:hAnsi="宋体" w:hint="eastAsia"/>
          <w:sz w:val="24"/>
          <w:szCs w:val="24"/>
        </w:rPr>
        <w:t>、</w:t>
      </w:r>
      <w:r w:rsidR="001450A9" w:rsidRPr="00BC77C5">
        <w:rPr>
          <w:rFonts w:ascii="宋体" w:eastAsia="宋体" w:hAnsi="宋体" w:hint="eastAsia"/>
          <w:sz w:val="24"/>
          <w:szCs w:val="24"/>
        </w:rPr>
        <w:t>限定</w:t>
      </w:r>
      <w:r w:rsidR="002769B4" w:rsidRPr="00BC77C5">
        <w:rPr>
          <w:rFonts w:ascii="宋体" w:eastAsia="宋体" w:hAnsi="宋体" w:hint="eastAsia"/>
          <w:sz w:val="24"/>
          <w:szCs w:val="24"/>
        </w:rPr>
        <w:t>品牌</w:t>
      </w:r>
      <w:r w:rsidR="001450A9">
        <w:rPr>
          <w:rFonts w:ascii="宋体" w:eastAsia="宋体" w:hAnsi="宋体" w:hint="eastAsia"/>
          <w:sz w:val="24"/>
          <w:szCs w:val="24"/>
        </w:rPr>
        <w:t>、</w:t>
      </w:r>
      <w:r w:rsidR="001450A9" w:rsidRPr="00BC77C5">
        <w:rPr>
          <w:rFonts w:ascii="宋体" w:eastAsia="宋体" w:hAnsi="宋体" w:hint="eastAsia"/>
          <w:sz w:val="24"/>
          <w:szCs w:val="24"/>
        </w:rPr>
        <w:t>限定</w:t>
      </w:r>
      <w:r w:rsidR="002769B4" w:rsidRPr="00BC77C5">
        <w:rPr>
          <w:rFonts w:ascii="宋体" w:eastAsia="宋体" w:hAnsi="宋体" w:hint="eastAsia"/>
          <w:sz w:val="24"/>
          <w:szCs w:val="24"/>
        </w:rPr>
        <w:t>品类</w:t>
      </w:r>
      <w:r w:rsidR="00DC257B">
        <w:rPr>
          <w:rFonts w:ascii="宋体" w:eastAsia="宋体" w:hAnsi="宋体" w:hint="eastAsia"/>
          <w:sz w:val="24"/>
          <w:szCs w:val="24"/>
        </w:rPr>
        <w:t>、限定子品类</w:t>
      </w:r>
      <w:r w:rsidRPr="00BC77C5">
        <w:rPr>
          <w:rFonts w:ascii="宋体" w:eastAsia="宋体" w:hAnsi="宋体" w:hint="eastAsia"/>
          <w:sz w:val="24"/>
          <w:szCs w:val="24"/>
        </w:rPr>
        <w:t>、</w:t>
      </w:r>
      <w:r w:rsidR="00547BB4" w:rsidRPr="00BC77C5">
        <w:rPr>
          <w:rFonts w:ascii="宋体" w:eastAsia="宋体" w:hAnsi="宋体" w:hint="eastAsia"/>
          <w:sz w:val="24"/>
          <w:szCs w:val="24"/>
        </w:rPr>
        <w:t>计费</w:t>
      </w:r>
      <w:r w:rsidRPr="00BC77C5">
        <w:rPr>
          <w:rFonts w:ascii="宋体" w:eastAsia="宋体" w:hAnsi="宋体" w:hint="eastAsia"/>
          <w:sz w:val="24"/>
          <w:szCs w:val="24"/>
        </w:rPr>
        <w:t>标准、创建人、创建时间、状态；</w:t>
      </w:r>
    </w:p>
    <w:p w14:paraId="44F2D251" w14:textId="04E6C325" w:rsidR="00F05DBE" w:rsidRPr="00BC77C5" w:rsidRDefault="00F05DBE" w:rsidP="0059677D">
      <w:pPr>
        <w:pStyle w:val="a3"/>
        <w:numPr>
          <w:ilvl w:val="0"/>
          <w:numId w:val="7"/>
        </w:numPr>
        <w:ind w:rightChars="-500" w:right="-1050" w:firstLineChars="0"/>
        <w:jc w:val="left"/>
        <w:rPr>
          <w:rFonts w:ascii="宋体" w:eastAsia="宋体" w:hAnsi="宋体"/>
          <w:sz w:val="24"/>
          <w:szCs w:val="24"/>
        </w:rPr>
      </w:pPr>
      <w:r w:rsidRPr="00BC77C5">
        <w:rPr>
          <w:rFonts w:ascii="宋体" w:eastAsia="宋体" w:hAnsi="宋体" w:hint="eastAsia"/>
          <w:sz w:val="24"/>
          <w:szCs w:val="24"/>
        </w:rPr>
        <w:t>已选择的计费项目</w:t>
      </w:r>
      <w:r w:rsidR="00F42B81" w:rsidRPr="00BC77C5">
        <w:rPr>
          <w:rFonts w:ascii="宋体" w:eastAsia="宋体" w:hAnsi="宋体" w:hint="eastAsia"/>
          <w:sz w:val="24"/>
          <w:szCs w:val="24"/>
        </w:rPr>
        <w:t>在已选择的关联计费项目区域展示，展示信息包括有：计费项目名称（计费项目代码）；</w:t>
      </w:r>
    </w:p>
    <w:p w14:paraId="654F8EA5" w14:textId="674A264F" w:rsidR="002E3862" w:rsidRPr="00BC77C5" w:rsidRDefault="002E3862" w:rsidP="0059677D">
      <w:pPr>
        <w:pStyle w:val="a3"/>
        <w:numPr>
          <w:ilvl w:val="0"/>
          <w:numId w:val="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点击确认按钮，返回当前已选择的</w:t>
      </w:r>
      <w:r w:rsidR="00547BB4" w:rsidRPr="00BC77C5">
        <w:rPr>
          <w:rFonts w:ascii="宋体" w:eastAsia="宋体" w:hAnsi="宋体" w:hint="eastAsia"/>
          <w:sz w:val="24"/>
          <w:szCs w:val="24"/>
        </w:rPr>
        <w:t>计费</w:t>
      </w:r>
      <w:r w:rsidRPr="00BC77C5">
        <w:rPr>
          <w:rFonts w:ascii="宋体" w:eastAsia="宋体" w:hAnsi="宋体" w:hint="eastAsia"/>
          <w:sz w:val="24"/>
          <w:szCs w:val="24"/>
        </w:rPr>
        <w:t>项目；</w:t>
      </w:r>
    </w:p>
    <w:p w14:paraId="034457EB" w14:textId="03F01DB8" w:rsidR="00AB44C0" w:rsidRPr="00673E06" w:rsidRDefault="00B04CFC"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【经销商</w:t>
      </w:r>
      <w:r w:rsidR="005D3994" w:rsidRPr="00673E06">
        <w:rPr>
          <w:rFonts w:ascii="宋体" w:eastAsia="宋体" w:hAnsi="宋体" w:hint="eastAsia"/>
          <w:b/>
          <w:sz w:val="32"/>
        </w:rPr>
        <w:t>管理员</w:t>
      </w:r>
      <w:r w:rsidRPr="00673E06">
        <w:rPr>
          <w:rFonts w:ascii="宋体" w:eastAsia="宋体" w:hAnsi="宋体" w:hint="eastAsia"/>
          <w:b/>
          <w:sz w:val="32"/>
        </w:rPr>
        <w:t>功能】</w:t>
      </w:r>
      <w:r w:rsidR="00AB44C0" w:rsidRPr="00673E06">
        <w:rPr>
          <w:rFonts w:ascii="宋体" w:eastAsia="宋体" w:hAnsi="宋体" w:hint="eastAsia"/>
          <w:b/>
          <w:sz w:val="32"/>
        </w:rPr>
        <w:t>经销商账户费用管理</w:t>
      </w:r>
      <w:r w:rsidR="00E229B3" w:rsidRPr="00673E06">
        <w:rPr>
          <w:rFonts w:ascii="宋体" w:eastAsia="宋体" w:hAnsi="宋体" w:hint="eastAsia"/>
          <w:b/>
          <w:sz w:val="32"/>
        </w:rPr>
        <w:t>功能</w:t>
      </w:r>
    </w:p>
    <w:p w14:paraId="6FED7210" w14:textId="385AEDEB" w:rsidR="00AB44C0" w:rsidRPr="00673E06" w:rsidRDefault="00016B84"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【优化】</w:t>
      </w:r>
      <w:r w:rsidR="00D01448" w:rsidRPr="00673E06">
        <w:rPr>
          <w:rFonts w:ascii="宋体" w:eastAsia="宋体" w:hAnsi="宋体" w:hint="eastAsia"/>
          <w:b/>
          <w:sz w:val="28"/>
        </w:rPr>
        <w:t>设计软件账号与功能</w:t>
      </w:r>
      <w:r w:rsidR="00AB44C0" w:rsidRPr="00673E06">
        <w:rPr>
          <w:rFonts w:ascii="宋体" w:eastAsia="宋体" w:hAnsi="宋体" w:hint="eastAsia"/>
          <w:b/>
          <w:sz w:val="28"/>
        </w:rPr>
        <w:t>开通</w:t>
      </w:r>
      <w:r w:rsidRPr="00673E06">
        <w:rPr>
          <w:rFonts w:ascii="宋体" w:eastAsia="宋体" w:hAnsi="宋体" w:hint="eastAsia"/>
          <w:b/>
          <w:sz w:val="28"/>
        </w:rPr>
        <w:t>功能</w:t>
      </w:r>
    </w:p>
    <w:p w14:paraId="746DBD31" w14:textId="792BCB67" w:rsidR="00AB44C0" w:rsidRPr="00673E06" w:rsidRDefault="006A6202" w:rsidP="00AB44C0">
      <w:pPr>
        <w:rPr>
          <w:rFonts w:ascii="宋体" w:eastAsia="宋体" w:hAnsi="宋体"/>
          <w:sz w:val="22"/>
        </w:rPr>
      </w:pPr>
      <w:r>
        <w:rPr>
          <w:noProof/>
        </w:rPr>
        <w:drawing>
          <wp:inline distT="0" distB="0" distL="0" distR="0" wp14:anchorId="2027299A" wp14:editId="5BB47B7F">
            <wp:extent cx="5274310" cy="3439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9160"/>
                    </a:xfrm>
                    <a:prstGeom prst="rect">
                      <a:avLst/>
                    </a:prstGeom>
                  </pic:spPr>
                </pic:pic>
              </a:graphicData>
            </a:graphic>
          </wp:inline>
        </w:drawing>
      </w:r>
    </w:p>
    <w:p w14:paraId="701BA680" w14:textId="03211754" w:rsidR="00FF6200" w:rsidRDefault="00FF6200" w:rsidP="00C94FF6">
      <w:pPr>
        <w:pStyle w:val="a3"/>
        <w:numPr>
          <w:ilvl w:val="0"/>
          <w:numId w:val="60"/>
        </w:numPr>
        <w:ind w:rightChars="-500" w:right="-1050" w:firstLineChars="0"/>
        <w:jc w:val="left"/>
        <w:rPr>
          <w:rFonts w:ascii="宋体" w:eastAsia="宋体" w:hAnsi="宋体"/>
          <w:sz w:val="24"/>
          <w:szCs w:val="24"/>
        </w:rPr>
      </w:pPr>
      <w:r>
        <w:rPr>
          <w:rFonts w:ascii="宋体" w:eastAsia="宋体" w:hAnsi="宋体" w:hint="eastAsia"/>
          <w:sz w:val="24"/>
          <w:szCs w:val="24"/>
        </w:rPr>
        <w:t>将“</w:t>
      </w:r>
      <w:r w:rsidRPr="00BC77C5">
        <w:rPr>
          <w:rFonts w:ascii="宋体" w:eastAsia="宋体" w:hAnsi="宋体" w:hint="eastAsia"/>
          <w:sz w:val="24"/>
          <w:szCs w:val="24"/>
        </w:rPr>
        <w:t>选择品牌品类/服务</w:t>
      </w:r>
      <w:r>
        <w:rPr>
          <w:rFonts w:ascii="宋体" w:eastAsia="宋体" w:hAnsi="宋体" w:hint="eastAsia"/>
          <w:sz w:val="24"/>
          <w:szCs w:val="24"/>
        </w:rPr>
        <w:t>”</w:t>
      </w:r>
      <w:r w:rsidRPr="00BC77C5">
        <w:rPr>
          <w:rFonts w:ascii="宋体" w:eastAsia="宋体" w:hAnsi="宋体" w:hint="eastAsia"/>
          <w:sz w:val="24"/>
          <w:szCs w:val="24"/>
        </w:rPr>
        <w:t>按钮</w:t>
      </w:r>
      <w:r>
        <w:rPr>
          <w:rFonts w:ascii="宋体" w:eastAsia="宋体" w:hAnsi="宋体" w:hint="eastAsia"/>
          <w:sz w:val="24"/>
          <w:szCs w:val="24"/>
        </w:rPr>
        <w:t>更名为“添加服务项目”，并将位置调整到“账号信息”分隔条上；</w:t>
      </w:r>
    </w:p>
    <w:p w14:paraId="5638DB4A" w14:textId="77777777" w:rsidR="007F1EAF" w:rsidRDefault="00AB44C0" w:rsidP="00C94FF6">
      <w:pPr>
        <w:pStyle w:val="a3"/>
        <w:numPr>
          <w:ilvl w:val="0"/>
          <w:numId w:val="60"/>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w:t>
      </w:r>
      <w:r w:rsidR="00FF6200">
        <w:rPr>
          <w:rFonts w:ascii="宋体" w:eastAsia="宋体" w:hAnsi="宋体" w:hint="eastAsia"/>
          <w:sz w:val="24"/>
          <w:szCs w:val="24"/>
        </w:rPr>
        <w:t>“添加服务项目”</w:t>
      </w:r>
      <w:r w:rsidRPr="00BC77C5">
        <w:rPr>
          <w:rFonts w:ascii="宋体" w:eastAsia="宋体" w:hAnsi="宋体" w:hint="eastAsia"/>
          <w:sz w:val="24"/>
          <w:szCs w:val="24"/>
        </w:rPr>
        <w:t>按钮，</w:t>
      </w:r>
      <w:r w:rsidR="007F1EAF">
        <w:rPr>
          <w:rFonts w:ascii="宋体" w:eastAsia="宋体" w:hAnsi="宋体" w:hint="eastAsia"/>
          <w:sz w:val="24"/>
          <w:szCs w:val="24"/>
        </w:rPr>
        <w:t>按照以下条件读取对应的计费项目数据：</w:t>
      </w:r>
    </w:p>
    <w:p w14:paraId="3100037B" w14:textId="5C86A6D1" w:rsidR="00AB44C0" w:rsidRDefault="00D73D6B" w:rsidP="007F1EAF">
      <w:pPr>
        <w:pStyle w:val="a3"/>
        <w:numPr>
          <w:ilvl w:val="0"/>
          <w:numId w:val="62"/>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可前台购买字段值为</w:t>
      </w:r>
      <w:r w:rsidR="00126EE0">
        <w:rPr>
          <w:rFonts w:ascii="宋体" w:eastAsia="宋体" w:hAnsi="宋体" w:hint="eastAsia"/>
          <w:sz w:val="24"/>
          <w:szCs w:val="24"/>
        </w:rPr>
        <w:t>“</w:t>
      </w:r>
      <w:r w:rsidRPr="00BC77C5">
        <w:rPr>
          <w:rFonts w:ascii="宋体" w:eastAsia="宋体" w:hAnsi="宋体" w:hint="eastAsia"/>
          <w:sz w:val="24"/>
          <w:szCs w:val="24"/>
        </w:rPr>
        <w:t>是</w:t>
      </w:r>
      <w:r w:rsidR="00126EE0">
        <w:rPr>
          <w:rFonts w:ascii="宋体" w:eastAsia="宋体" w:hAnsi="宋体" w:hint="eastAsia"/>
          <w:sz w:val="24"/>
          <w:szCs w:val="24"/>
        </w:rPr>
        <w:t>”</w:t>
      </w:r>
      <w:r w:rsidRPr="00BC77C5">
        <w:rPr>
          <w:rFonts w:ascii="宋体" w:eastAsia="宋体" w:hAnsi="宋体" w:hint="eastAsia"/>
          <w:sz w:val="24"/>
          <w:szCs w:val="24"/>
        </w:rPr>
        <w:t>，计费账户类型为caxa</w:t>
      </w:r>
      <w:r w:rsidR="00126EE0">
        <w:rPr>
          <w:rFonts w:ascii="宋体" w:eastAsia="宋体" w:hAnsi="宋体" w:hint="eastAsia"/>
          <w:sz w:val="24"/>
          <w:szCs w:val="24"/>
        </w:rPr>
        <w:t>/</w:t>
      </w:r>
      <w:r w:rsidRPr="00BC77C5">
        <w:rPr>
          <w:rFonts w:ascii="宋体" w:eastAsia="宋体" w:hAnsi="宋体" w:hint="eastAsia"/>
          <w:sz w:val="24"/>
          <w:szCs w:val="24"/>
        </w:rPr>
        <w:t>三维家</w:t>
      </w:r>
      <w:r w:rsidR="00AB44C0" w:rsidRPr="00BC77C5">
        <w:rPr>
          <w:rFonts w:ascii="宋体" w:eastAsia="宋体" w:hAnsi="宋体" w:hint="eastAsia"/>
          <w:sz w:val="24"/>
          <w:szCs w:val="24"/>
        </w:rPr>
        <w:t>的计费项目；</w:t>
      </w:r>
    </w:p>
    <w:p w14:paraId="3091D85C" w14:textId="62C889E7" w:rsidR="007F1EAF" w:rsidRDefault="007F1EAF" w:rsidP="007F1EAF">
      <w:pPr>
        <w:pStyle w:val="a3"/>
        <w:numPr>
          <w:ilvl w:val="0"/>
          <w:numId w:val="62"/>
        </w:numPr>
        <w:ind w:rightChars="-500" w:right="-1050" w:firstLineChars="0"/>
        <w:jc w:val="left"/>
        <w:rPr>
          <w:rFonts w:ascii="宋体" w:eastAsia="宋体" w:hAnsi="宋体"/>
          <w:sz w:val="24"/>
          <w:szCs w:val="24"/>
        </w:rPr>
      </w:pPr>
      <w:r>
        <w:rPr>
          <w:rFonts w:ascii="宋体" w:eastAsia="宋体" w:hAnsi="宋体" w:hint="eastAsia"/>
          <w:sz w:val="24"/>
          <w:szCs w:val="24"/>
        </w:rPr>
        <w:t>通过UC接口，获取该商场的渠道+品牌+品类的有效数据，读取前置条件为空、或该商场的渠道+品牌+品类满足对应计费项目的购买前置条件；</w:t>
      </w:r>
    </w:p>
    <w:p w14:paraId="76CBED5E" w14:textId="75FDC196" w:rsidR="00FF6200" w:rsidRPr="00BC77C5" w:rsidRDefault="00FF6200" w:rsidP="00C94FF6">
      <w:pPr>
        <w:pStyle w:val="a3"/>
        <w:numPr>
          <w:ilvl w:val="0"/>
          <w:numId w:val="60"/>
        </w:numPr>
        <w:ind w:rightChars="-500" w:right="-1050" w:firstLineChars="0"/>
        <w:jc w:val="left"/>
        <w:rPr>
          <w:rFonts w:ascii="宋体" w:eastAsia="宋体" w:hAnsi="宋体"/>
          <w:sz w:val="24"/>
          <w:szCs w:val="24"/>
        </w:rPr>
      </w:pPr>
      <w:r>
        <w:rPr>
          <w:rFonts w:ascii="宋体" w:eastAsia="宋体" w:hAnsi="宋体" w:hint="eastAsia"/>
          <w:sz w:val="24"/>
          <w:szCs w:val="24"/>
        </w:rPr>
        <w:t>优化账号信息列表展示，增加该账号已</w:t>
      </w:r>
      <w:r w:rsidR="00596B3C">
        <w:rPr>
          <w:rFonts w:ascii="宋体" w:eastAsia="宋体" w:hAnsi="宋体" w:hint="eastAsia"/>
          <w:sz w:val="24"/>
          <w:szCs w:val="24"/>
        </w:rPr>
        <w:t>购买</w:t>
      </w:r>
      <w:r>
        <w:rPr>
          <w:rFonts w:ascii="宋体" w:eastAsia="宋体" w:hAnsi="宋体" w:hint="eastAsia"/>
          <w:sz w:val="24"/>
          <w:szCs w:val="24"/>
        </w:rPr>
        <w:t>服务项目、</w:t>
      </w:r>
      <w:r w:rsidR="00596B3C">
        <w:rPr>
          <w:rFonts w:ascii="宋体" w:eastAsia="宋体" w:hAnsi="宋体" w:hint="eastAsia"/>
          <w:sz w:val="24"/>
          <w:szCs w:val="24"/>
        </w:rPr>
        <w:t>本次</w:t>
      </w:r>
      <w:r>
        <w:rPr>
          <w:rFonts w:ascii="宋体" w:eastAsia="宋体" w:hAnsi="宋体" w:hint="eastAsia"/>
          <w:sz w:val="24"/>
          <w:szCs w:val="24"/>
        </w:rPr>
        <w:t>购买服务项目的列表字段展示</w:t>
      </w:r>
      <w:r w:rsidR="00D363A5">
        <w:rPr>
          <w:rFonts w:ascii="宋体" w:eastAsia="宋体" w:hAnsi="宋体" w:hint="eastAsia"/>
          <w:sz w:val="24"/>
          <w:szCs w:val="24"/>
        </w:rPr>
        <w:t>；</w:t>
      </w:r>
    </w:p>
    <w:p w14:paraId="689247D8" w14:textId="77777777" w:rsidR="00AB44C0" w:rsidRPr="00BC77C5" w:rsidRDefault="00AB44C0" w:rsidP="00C94FF6">
      <w:pPr>
        <w:pStyle w:val="a3"/>
        <w:numPr>
          <w:ilvl w:val="0"/>
          <w:numId w:val="60"/>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通用营销计费业务需求说明中各计费项目对应的前置条件，判断当前购买的各项服务是否满足对应的前置条件限制要求；当不满足前置条件要求时提示用户需满足对应前置条件要求才能购买该服务。判断要求如下：</w:t>
      </w:r>
    </w:p>
    <w:p w14:paraId="4EDB1238" w14:textId="77777777" w:rsidR="00AB44C0" w:rsidRPr="00BC77C5" w:rsidRDefault="00AB44C0" w:rsidP="00C94FF6">
      <w:pPr>
        <w:pStyle w:val="a3"/>
        <w:numPr>
          <w:ilvl w:val="0"/>
          <w:numId w:val="61"/>
        </w:numPr>
        <w:ind w:rightChars="-500" w:right="-1050" w:firstLineChars="0" w:hanging="44"/>
        <w:jc w:val="left"/>
        <w:rPr>
          <w:rFonts w:ascii="宋体" w:eastAsia="宋体" w:hAnsi="宋体"/>
          <w:sz w:val="24"/>
          <w:szCs w:val="24"/>
        </w:rPr>
      </w:pPr>
      <w:r w:rsidRPr="00BC77C5">
        <w:rPr>
          <w:rFonts w:ascii="宋体" w:eastAsia="宋体" w:hAnsi="宋体" w:hint="eastAsia"/>
          <w:sz w:val="24"/>
          <w:szCs w:val="24"/>
        </w:rPr>
        <w:t>调用设计软件提供的账号已购买服务查询接口，查询该账号是否已购买了对应的服务，且服务的结束日期大于当前服务器时间；</w:t>
      </w:r>
    </w:p>
    <w:p w14:paraId="4556C5A3" w14:textId="4099C957" w:rsidR="00AB44C0" w:rsidRPr="00BC77C5" w:rsidRDefault="00AB44C0" w:rsidP="00C94FF6">
      <w:pPr>
        <w:pStyle w:val="a3"/>
        <w:numPr>
          <w:ilvl w:val="0"/>
          <w:numId w:val="61"/>
        </w:numPr>
        <w:ind w:rightChars="-500" w:right="-1050" w:firstLineChars="0" w:hanging="44"/>
        <w:jc w:val="left"/>
        <w:rPr>
          <w:rFonts w:ascii="宋体" w:eastAsia="宋体" w:hAnsi="宋体"/>
          <w:sz w:val="24"/>
          <w:szCs w:val="24"/>
        </w:rPr>
      </w:pPr>
      <w:proofErr w:type="gramStart"/>
      <w:r w:rsidRPr="00BC77C5">
        <w:rPr>
          <w:rFonts w:ascii="宋体" w:eastAsia="宋体" w:hAnsi="宋体" w:hint="eastAsia"/>
          <w:sz w:val="24"/>
          <w:szCs w:val="24"/>
        </w:rPr>
        <w:t>该待提交</w:t>
      </w:r>
      <w:proofErr w:type="gramEnd"/>
      <w:r w:rsidRPr="00BC77C5">
        <w:rPr>
          <w:rFonts w:ascii="宋体" w:eastAsia="宋体" w:hAnsi="宋体" w:hint="eastAsia"/>
          <w:sz w:val="24"/>
          <w:szCs w:val="24"/>
        </w:rPr>
        <w:t>订单中该账号是否已选择购买了对应服务；</w:t>
      </w:r>
    </w:p>
    <w:p w14:paraId="66CDD5EF" w14:textId="27CC8C63" w:rsidR="00462586" w:rsidRPr="00BC77C5" w:rsidRDefault="00462586" w:rsidP="00C94FF6">
      <w:pPr>
        <w:pStyle w:val="a3"/>
        <w:numPr>
          <w:ilvl w:val="0"/>
          <w:numId w:val="61"/>
        </w:numPr>
        <w:ind w:rightChars="-500" w:right="-1050" w:firstLineChars="0" w:hanging="44"/>
        <w:jc w:val="left"/>
        <w:rPr>
          <w:rFonts w:ascii="宋体" w:eastAsia="宋体" w:hAnsi="宋体"/>
          <w:sz w:val="24"/>
          <w:szCs w:val="24"/>
        </w:rPr>
      </w:pPr>
      <w:r w:rsidRPr="00BC77C5">
        <w:rPr>
          <w:rFonts w:ascii="宋体" w:eastAsia="宋体" w:hAnsi="宋体" w:hint="eastAsia"/>
          <w:sz w:val="24"/>
          <w:szCs w:val="24"/>
        </w:rPr>
        <w:t>该账号归属商场是否具备该服务能力对应的渠道、品牌、品类权限；</w:t>
      </w:r>
    </w:p>
    <w:p w14:paraId="6D327985" w14:textId="202007F2" w:rsidR="00767685" w:rsidRPr="00BC77C5" w:rsidRDefault="00767685" w:rsidP="00C94FF6">
      <w:pPr>
        <w:pStyle w:val="a3"/>
        <w:numPr>
          <w:ilvl w:val="0"/>
          <w:numId w:val="61"/>
        </w:numPr>
        <w:ind w:rightChars="-500" w:right="-1050" w:firstLineChars="0" w:hanging="44"/>
        <w:jc w:val="left"/>
        <w:rPr>
          <w:rFonts w:ascii="宋体" w:eastAsia="宋体" w:hAnsi="宋体"/>
          <w:sz w:val="24"/>
          <w:szCs w:val="24"/>
        </w:rPr>
      </w:pPr>
      <w:r w:rsidRPr="00BC77C5">
        <w:rPr>
          <w:rFonts w:ascii="宋体" w:eastAsia="宋体" w:hAnsi="宋体" w:hint="eastAsia"/>
          <w:sz w:val="24"/>
          <w:szCs w:val="24"/>
        </w:rPr>
        <w:t>该订单中只能购买一项专业能力；</w:t>
      </w:r>
    </w:p>
    <w:p w14:paraId="2CE8C925" w14:textId="19BDA303" w:rsidR="00AB44C0" w:rsidRPr="00BC77C5" w:rsidRDefault="00AB44C0" w:rsidP="00C94FF6">
      <w:pPr>
        <w:pStyle w:val="a3"/>
        <w:numPr>
          <w:ilvl w:val="0"/>
          <w:numId w:val="60"/>
        </w:numPr>
        <w:ind w:rightChars="-500" w:right="-1050" w:firstLineChars="0"/>
        <w:jc w:val="left"/>
        <w:rPr>
          <w:rFonts w:ascii="宋体" w:eastAsia="宋体" w:hAnsi="宋体"/>
          <w:sz w:val="24"/>
          <w:szCs w:val="24"/>
        </w:rPr>
      </w:pPr>
      <w:r w:rsidRPr="00BC77C5">
        <w:rPr>
          <w:rFonts w:ascii="宋体" w:eastAsia="宋体" w:hAnsi="宋体" w:hint="eastAsia"/>
          <w:sz w:val="24"/>
          <w:szCs w:val="24"/>
        </w:rPr>
        <w:t>在现有设计软件账号购买新增订单界面，增加K</w:t>
      </w:r>
      <w:r w:rsidRPr="00BC77C5">
        <w:rPr>
          <w:rFonts w:ascii="宋体" w:eastAsia="宋体" w:hAnsi="宋体"/>
          <w:sz w:val="24"/>
          <w:szCs w:val="24"/>
        </w:rPr>
        <w:t>3</w:t>
      </w:r>
      <w:r w:rsidRPr="00BC77C5">
        <w:rPr>
          <w:rFonts w:ascii="宋体" w:eastAsia="宋体" w:hAnsi="宋体" w:hint="eastAsia"/>
          <w:sz w:val="24"/>
          <w:szCs w:val="24"/>
        </w:rPr>
        <w:t>账户选择下拉框，下拉框的可选项为该商场的有效K</w:t>
      </w:r>
      <w:r w:rsidRPr="00BC77C5">
        <w:rPr>
          <w:rFonts w:ascii="宋体" w:eastAsia="宋体" w:hAnsi="宋体"/>
          <w:sz w:val="24"/>
          <w:szCs w:val="24"/>
        </w:rPr>
        <w:t>3</w:t>
      </w:r>
      <w:r w:rsidRPr="00BC77C5">
        <w:rPr>
          <w:rFonts w:ascii="宋体" w:eastAsia="宋体" w:hAnsi="宋体" w:hint="eastAsia"/>
          <w:sz w:val="24"/>
          <w:szCs w:val="24"/>
        </w:rPr>
        <w:t>账户；</w:t>
      </w:r>
      <w:r w:rsidR="00BB2AE4" w:rsidRPr="00BC77C5">
        <w:rPr>
          <w:rFonts w:ascii="宋体" w:eastAsia="宋体" w:hAnsi="宋体" w:hint="eastAsia"/>
          <w:sz w:val="24"/>
          <w:szCs w:val="24"/>
        </w:rPr>
        <w:t>选择K</w:t>
      </w:r>
      <w:r w:rsidR="00BB2AE4" w:rsidRPr="00BC77C5">
        <w:rPr>
          <w:rFonts w:ascii="宋体" w:eastAsia="宋体" w:hAnsi="宋体"/>
          <w:sz w:val="24"/>
          <w:szCs w:val="24"/>
        </w:rPr>
        <w:t>3</w:t>
      </w:r>
      <w:r w:rsidR="00BB2AE4" w:rsidRPr="00BC77C5">
        <w:rPr>
          <w:rFonts w:ascii="宋体" w:eastAsia="宋体" w:hAnsi="宋体" w:hint="eastAsia"/>
          <w:sz w:val="24"/>
          <w:szCs w:val="24"/>
        </w:rPr>
        <w:t>账户后，调用K</w:t>
      </w:r>
      <w:r w:rsidR="00BB2AE4" w:rsidRPr="00BC77C5">
        <w:rPr>
          <w:rFonts w:ascii="宋体" w:eastAsia="宋体" w:hAnsi="宋体"/>
          <w:sz w:val="24"/>
          <w:szCs w:val="24"/>
        </w:rPr>
        <w:t>3</w:t>
      </w:r>
      <w:r w:rsidR="00BB2AE4" w:rsidRPr="00BC77C5">
        <w:rPr>
          <w:rFonts w:ascii="宋体" w:eastAsia="宋体" w:hAnsi="宋体" w:hint="eastAsia"/>
          <w:sz w:val="24"/>
          <w:szCs w:val="24"/>
        </w:rPr>
        <w:t>账户余额查询接口获取该账户的K</w:t>
      </w:r>
      <w:r w:rsidR="00BB2AE4" w:rsidRPr="00BC77C5">
        <w:rPr>
          <w:rFonts w:ascii="宋体" w:eastAsia="宋体" w:hAnsi="宋体"/>
          <w:sz w:val="24"/>
          <w:szCs w:val="24"/>
        </w:rPr>
        <w:t>3</w:t>
      </w:r>
      <w:r w:rsidR="00BB2AE4" w:rsidRPr="00BC77C5">
        <w:rPr>
          <w:rFonts w:ascii="宋体" w:eastAsia="宋体" w:hAnsi="宋体" w:hint="eastAsia"/>
          <w:sz w:val="24"/>
          <w:szCs w:val="24"/>
        </w:rPr>
        <w:t>余额并</w:t>
      </w:r>
      <w:r w:rsidR="0074464E" w:rsidRPr="00BC77C5">
        <w:rPr>
          <w:rFonts w:ascii="宋体" w:eastAsia="宋体" w:hAnsi="宋体" w:hint="eastAsia"/>
          <w:sz w:val="24"/>
          <w:szCs w:val="24"/>
        </w:rPr>
        <w:t>在界面展示；</w:t>
      </w:r>
    </w:p>
    <w:p w14:paraId="79795C7E" w14:textId="1B2357E0" w:rsidR="00AB44C0" w:rsidRPr="00BC77C5" w:rsidRDefault="00AB44C0" w:rsidP="00C94FF6">
      <w:pPr>
        <w:pStyle w:val="a3"/>
        <w:numPr>
          <w:ilvl w:val="0"/>
          <w:numId w:val="60"/>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点击生成预算按钮，</w:t>
      </w:r>
      <w:r w:rsidR="00A61D5D" w:rsidRPr="00BC77C5">
        <w:rPr>
          <w:rFonts w:ascii="宋体" w:eastAsia="宋体" w:hAnsi="宋体" w:hint="eastAsia"/>
          <w:sz w:val="24"/>
          <w:szCs w:val="24"/>
        </w:rPr>
        <w:t>调用计费系统提供的计费项目收费标准查询接口，获取</w:t>
      </w:r>
      <w:r w:rsidRPr="00BC77C5">
        <w:rPr>
          <w:rFonts w:ascii="宋体" w:eastAsia="宋体" w:hAnsi="宋体" w:hint="eastAsia"/>
          <w:sz w:val="24"/>
          <w:szCs w:val="24"/>
        </w:rPr>
        <w:t>订单中每个账号购买的收费项目</w:t>
      </w:r>
      <w:r w:rsidR="00A61D5D" w:rsidRPr="00BC77C5">
        <w:rPr>
          <w:rFonts w:ascii="宋体" w:eastAsia="宋体" w:hAnsi="宋体" w:hint="eastAsia"/>
          <w:sz w:val="24"/>
          <w:szCs w:val="24"/>
        </w:rPr>
        <w:t>的收费标准</w:t>
      </w:r>
      <w:r w:rsidRPr="00BC77C5">
        <w:rPr>
          <w:rFonts w:ascii="宋体" w:eastAsia="宋体" w:hAnsi="宋体" w:hint="eastAsia"/>
          <w:sz w:val="24"/>
          <w:szCs w:val="24"/>
        </w:rPr>
        <w:t>，生成对应的合计预算金额；</w:t>
      </w:r>
    </w:p>
    <w:p w14:paraId="2B5891B1" w14:textId="034A8D8F" w:rsidR="00C94FF6" w:rsidRPr="00BC77C5" w:rsidRDefault="0074464E" w:rsidP="00C94FF6">
      <w:pPr>
        <w:pStyle w:val="a3"/>
        <w:numPr>
          <w:ilvl w:val="0"/>
          <w:numId w:val="60"/>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点击保存按钮，</w:t>
      </w:r>
      <w:r w:rsidR="00C77A84">
        <w:rPr>
          <w:rFonts w:ascii="宋体" w:eastAsia="宋体" w:hAnsi="宋体" w:hint="eastAsia"/>
          <w:sz w:val="24"/>
          <w:szCs w:val="24"/>
        </w:rPr>
        <w:t>在现有保存功能基础上，增加</w:t>
      </w:r>
      <w:r w:rsidR="00BC3F67">
        <w:rPr>
          <w:rFonts w:ascii="宋体" w:eastAsia="宋体" w:hAnsi="宋体" w:hint="eastAsia"/>
          <w:sz w:val="24"/>
          <w:szCs w:val="24"/>
        </w:rPr>
        <w:t>K</w:t>
      </w:r>
      <w:r w:rsidR="00BC3F67">
        <w:rPr>
          <w:rFonts w:ascii="宋体" w:eastAsia="宋体" w:hAnsi="宋体"/>
          <w:sz w:val="24"/>
          <w:szCs w:val="24"/>
        </w:rPr>
        <w:t>3</w:t>
      </w:r>
      <w:r w:rsidR="00BC3F67">
        <w:rPr>
          <w:rFonts w:ascii="宋体" w:eastAsia="宋体" w:hAnsi="宋体" w:hint="eastAsia"/>
          <w:sz w:val="24"/>
          <w:szCs w:val="24"/>
        </w:rPr>
        <w:t>账户余额校验与订单数据初始化功能</w:t>
      </w:r>
      <w:r w:rsidRPr="00BC77C5">
        <w:rPr>
          <w:rFonts w:ascii="宋体" w:eastAsia="宋体" w:hAnsi="宋体" w:hint="eastAsia"/>
          <w:sz w:val="24"/>
          <w:szCs w:val="24"/>
        </w:rPr>
        <w:t>；</w:t>
      </w:r>
    </w:p>
    <w:p w14:paraId="35EEDF2D" w14:textId="0BB14226" w:rsidR="0074464E" w:rsidRPr="00BC77C5" w:rsidRDefault="001343CE" w:rsidP="00C94FF6">
      <w:pPr>
        <w:pStyle w:val="a3"/>
        <w:numPr>
          <w:ilvl w:val="0"/>
          <w:numId w:val="61"/>
        </w:numPr>
        <w:ind w:rightChars="-500" w:right="-1050" w:firstLineChars="0" w:hanging="44"/>
        <w:jc w:val="left"/>
        <w:rPr>
          <w:rFonts w:ascii="宋体" w:eastAsia="宋体" w:hAnsi="宋体"/>
          <w:sz w:val="24"/>
          <w:szCs w:val="24"/>
        </w:rPr>
      </w:pPr>
      <w:r>
        <w:rPr>
          <w:rFonts w:ascii="宋体" w:eastAsia="宋体" w:hAnsi="宋体" w:hint="eastAsia"/>
          <w:sz w:val="24"/>
          <w:szCs w:val="24"/>
        </w:rPr>
        <w:t>调用K</w:t>
      </w:r>
      <w:r>
        <w:rPr>
          <w:rFonts w:ascii="宋体" w:eastAsia="宋体" w:hAnsi="宋体"/>
          <w:sz w:val="24"/>
          <w:szCs w:val="24"/>
        </w:rPr>
        <w:t>3</w:t>
      </w:r>
      <w:r>
        <w:rPr>
          <w:rFonts w:ascii="宋体" w:eastAsia="宋体" w:hAnsi="宋体" w:hint="eastAsia"/>
          <w:sz w:val="24"/>
          <w:szCs w:val="24"/>
        </w:rPr>
        <w:t>系统的账户余额查询接口，</w:t>
      </w:r>
      <w:r w:rsidR="0074464E" w:rsidRPr="00BC77C5">
        <w:rPr>
          <w:rFonts w:ascii="宋体" w:eastAsia="宋体" w:hAnsi="宋体" w:hint="eastAsia"/>
          <w:sz w:val="24"/>
          <w:szCs w:val="24"/>
        </w:rPr>
        <w:t>当K</w:t>
      </w:r>
      <w:r w:rsidR="0074464E" w:rsidRPr="00BC77C5">
        <w:rPr>
          <w:rFonts w:ascii="宋体" w:eastAsia="宋体" w:hAnsi="宋体"/>
          <w:sz w:val="24"/>
          <w:szCs w:val="24"/>
        </w:rPr>
        <w:t>3</w:t>
      </w:r>
      <w:r w:rsidR="0074464E" w:rsidRPr="00BC77C5">
        <w:rPr>
          <w:rFonts w:ascii="宋体" w:eastAsia="宋体" w:hAnsi="宋体" w:hint="eastAsia"/>
          <w:sz w:val="24"/>
          <w:szCs w:val="24"/>
        </w:rPr>
        <w:t>账户余额不足时提示</w:t>
      </w:r>
      <w:r w:rsidR="00CC1401" w:rsidRPr="00BC77C5">
        <w:rPr>
          <w:rFonts w:ascii="宋体" w:eastAsia="宋体" w:hAnsi="宋体" w:hint="eastAsia"/>
          <w:sz w:val="24"/>
          <w:szCs w:val="24"/>
        </w:rPr>
        <w:t>：“</w:t>
      </w:r>
      <w:r w:rsidR="0074464E" w:rsidRPr="00BC77C5">
        <w:rPr>
          <w:rFonts w:ascii="宋体" w:eastAsia="宋体" w:hAnsi="宋体" w:hint="eastAsia"/>
          <w:sz w:val="24"/>
          <w:szCs w:val="24"/>
        </w:rPr>
        <w:t>该账户余额不足，不能选择该K</w:t>
      </w:r>
      <w:r w:rsidR="0074464E" w:rsidRPr="00BC77C5">
        <w:rPr>
          <w:rFonts w:ascii="宋体" w:eastAsia="宋体" w:hAnsi="宋体"/>
          <w:sz w:val="24"/>
          <w:szCs w:val="24"/>
        </w:rPr>
        <w:t>3</w:t>
      </w:r>
      <w:r w:rsidR="0074464E" w:rsidRPr="00BC77C5">
        <w:rPr>
          <w:rFonts w:ascii="宋体" w:eastAsia="宋体" w:hAnsi="宋体" w:hint="eastAsia"/>
          <w:sz w:val="24"/>
          <w:szCs w:val="24"/>
        </w:rPr>
        <w:t>账户发起账户/功能开通</w:t>
      </w:r>
      <w:r w:rsidR="00CC1401" w:rsidRPr="00BC77C5">
        <w:rPr>
          <w:rFonts w:ascii="宋体" w:eastAsia="宋体" w:hAnsi="宋体" w:hint="eastAsia"/>
          <w:sz w:val="24"/>
          <w:szCs w:val="24"/>
        </w:rPr>
        <w:t>”</w:t>
      </w:r>
      <w:r w:rsidR="0074464E" w:rsidRPr="00BC77C5">
        <w:rPr>
          <w:rFonts w:ascii="宋体" w:eastAsia="宋体" w:hAnsi="宋体" w:hint="eastAsia"/>
          <w:sz w:val="24"/>
          <w:szCs w:val="24"/>
        </w:rPr>
        <w:t>。</w:t>
      </w:r>
    </w:p>
    <w:p w14:paraId="3A400617" w14:textId="39E8B1D1" w:rsidR="00C94FF6" w:rsidRPr="00BC77C5" w:rsidRDefault="00C94FF6" w:rsidP="00C94FF6">
      <w:pPr>
        <w:pStyle w:val="a3"/>
        <w:numPr>
          <w:ilvl w:val="0"/>
          <w:numId w:val="61"/>
        </w:numPr>
        <w:ind w:rightChars="-500" w:right="-1050" w:firstLineChars="0" w:hanging="44"/>
        <w:jc w:val="left"/>
        <w:rPr>
          <w:rFonts w:ascii="宋体" w:eastAsia="宋体" w:hAnsi="宋体"/>
          <w:sz w:val="24"/>
          <w:szCs w:val="24"/>
        </w:rPr>
      </w:pPr>
      <w:r w:rsidRPr="00BC77C5">
        <w:rPr>
          <w:rFonts w:ascii="宋体" w:eastAsia="宋体" w:hAnsi="宋体" w:hint="eastAsia"/>
          <w:sz w:val="24"/>
          <w:szCs w:val="24"/>
        </w:rPr>
        <w:t>当K</w:t>
      </w:r>
      <w:r w:rsidRPr="00BC77C5">
        <w:rPr>
          <w:rFonts w:ascii="宋体" w:eastAsia="宋体" w:hAnsi="宋体"/>
          <w:sz w:val="24"/>
          <w:szCs w:val="24"/>
        </w:rPr>
        <w:t>3</w:t>
      </w:r>
      <w:r w:rsidRPr="00BC77C5">
        <w:rPr>
          <w:rFonts w:ascii="宋体" w:eastAsia="宋体" w:hAnsi="宋体" w:hint="eastAsia"/>
          <w:sz w:val="24"/>
          <w:szCs w:val="24"/>
        </w:rPr>
        <w:t>账户余额充足时，调用K</w:t>
      </w:r>
      <w:r w:rsidRPr="00BC77C5">
        <w:rPr>
          <w:rFonts w:ascii="宋体" w:eastAsia="宋体" w:hAnsi="宋体"/>
          <w:sz w:val="24"/>
          <w:szCs w:val="24"/>
        </w:rPr>
        <w:t>3</w:t>
      </w:r>
      <w:r w:rsidRPr="00BC77C5">
        <w:rPr>
          <w:rFonts w:ascii="宋体" w:eastAsia="宋体" w:hAnsi="宋体" w:hint="eastAsia"/>
          <w:sz w:val="24"/>
          <w:szCs w:val="24"/>
        </w:rPr>
        <w:t>账户信息查询接口，根据K</w:t>
      </w:r>
      <w:r w:rsidRPr="00BC77C5">
        <w:rPr>
          <w:rFonts w:ascii="宋体" w:eastAsia="宋体" w:hAnsi="宋体"/>
          <w:sz w:val="24"/>
          <w:szCs w:val="24"/>
        </w:rPr>
        <w:t>3</w:t>
      </w:r>
      <w:r w:rsidRPr="00BC77C5">
        <w:rPr>
          <w:rFonts w:ascii="宋体" w:eastAsia="宋体" w:hAnsi="宋体" w:hint="eastAsia"/>
          <w:sz w:val="24"/>
          <w:szCs w:val="24"/>
        </w:rPr>
        <w:t>账户ID查询对应的归属事业线初始化订单对应的归属事业线字段信息；</w:t>
      </w:r>
    </w:p>
    <w:p w14:paraId="45367F84" w14:textId="6B1D92D8" w:rsidR="00C94FF6" w:rsidRPr="00BC77C5" w:rsidRDefault="00C94FF6" w:rsidP="00C94FF6">
      <w:pPr>
        <w:pStyle w:val="a3"/>
        <w:numPr>
          <w:ilvl w:val="0"/>
          <w:numId w:val="61"/>
        </w:numPr>
        <w:ind w:rightChars="-500" w:right="-1050" w:firstLineChars="0" w:hanging="44"/>
        <w:jc w:val="left"/>
        <w:rPr>
          <w:rFonts w:ascii="宋体" w:eastAsia="宋体" w:hAnsi="宋体"/>
          <w:sz w:val="24"/>
          <w:szCs w:val="24"/>
        </w:rPr>
      </w:pPr>
      <w:r w:rsidRPr="00BC77C5">
        <w:rPr>
          <w:rFonts w:ascii="宋体" w:eastAsia="宋体" w:hAnsi="宋体" w:hint="eastAsia"/>
          <w:sz w:val="24"/>
          <w:szCs w:val="24"/>
        </w:rPr>
        <w:t>当K</w:t>
      </w:r>
      <w:r w:rsidRPr="00BC77C5">
        <w:rPr>
          <w:rFonts w:ascii="宋体" w:eastAsia="宋体" w:hAnsi="宋体"/>
          <w:sz w:val="24"/>
          <w:szCs w:val="24"/>
        </w:rPr>
        <w:t>3</w:t>
      </w:r>
      <w:r w:rsidRPr="00BC77C5">
        <w:rPr>
          <w:rFonts w:ascii="宋体" w:eastAsia="宋体" w:hAnsi="宋体" w:hint="eastAsia"/>
          <w:sz w:val="24"/>
          <w:szCs w:val="24"/>
        </w:rPr>
        <w:t>账户余额充足时，调用UC接口，根据订单对应的商场编码、所属事业线初始化所属部门/区域字段信息；</w:t>
      </w:r>
    </w:p>
    <w:p w14:paraId="66EA0148" w14:textId="77777777" w:rsidR="00C94FF6" w:rsidRPr="00673E06" w:rsidRDefault="00C94FF6" w:rsidP="00C94FF6">
      <w:pPr>
        <w:pStyle w:val="a3"/>
        <w:ind w:left="720" w:rightChars="-500" w:right="-1050" w:firstLineChars="0" w:firstLine="0"/>
        <w:jc w:val="left"/>
        <w:rPr>
          <w:rFonts w:ascii="宋体" w:eastAsia="宋体" w:hAnsi="宋体"/>
          <w:sz w:val="24"/>
        </w:rPr>
      </w:pPr>
    </w:p>
    <w:p w14:paraId="4ABC0BAC" w14:textId="0D44D24E" w:rsidR="00AB44C0" w:rsidRPr="00673E06" w:rsidRDefault="00AB44C0"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账号费用管理</w:t>
      </w:r>
      <w:r w:rsidR="00DC311F" w:rsidRPr="00673E06">
        <w:rPr>
          <w:rFonts w:ascii="宋体" w:eastAsia="宋体" w:hAnsi="宋体" w:hint="eastAsia"/>
          <w:b/>
          <w:sz w:val="28"/>
        </w:rPr>
        <w:t>功能</w:t>
      </w:r>
    </w:p>
    <w:p w14:paraId="6C29135D" w14:textId="2AF73987" w:rsidR="00AB44C0" w:rsidRPr="00673E06" w:rsidRDefault="00AB44C0"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我的账</w:t>
      </w:r>
      <w:r w:rsidR="007B5C49" w:rsidRPr="00673E06">
        <w:rPr>
          <w:rFonts w:ascii="宋体" w:eastAsia="宋体" w:hAnsi="宋体" w:hint="eastAsia"/>
          <w:b/>
          <w:sz w:val="22"/>
        </w:rPr>
        <w:t>户</w:t>
      </w:r>
      <w:r w:rsidRPr="00673E06">
        <w:rPr>
          <w:rFonts w:ascii="宋体" w:eastAsia="宋体" w:hAnsi="宋体" w:hint="eastAsia"/>
          <w:b/>
          <w:sz w:val="22"/>
        </w:rPr>
        <w:t>费用管理功能</w:t>
      </w:r>
    </w:p>
    <w:p w14:paraId="01E75E2C" w14:textId="2C32D4F0" w:rsidR="00E03045" w:rsidRPr="00673E06" w:rsidRDefault="008952D8" w:rsidP="00E03045">
      <w:pPr>
        <w:rPr>
          <w:rFonts w:ascii="宋体" w:eastAsia="宋体" w:hAnsi="宋体"/>
        </w:rPr>
      </w:pPr>
      <w:r w:rsidRPr="00673E06">
        <w:rPr>
          <w:rFonts w:ascii="宋体" w:eastAsia="宋体" w:hAnsi="宋体"/>
          <w:noProof/>
        </w:rPr>
        <w:drawing>
          <wp:inline distT="0" distB="0" distL="0" distR="0" wp14:anchorId="351FCED9" wp14:editId="4F790945">
            <wp:extent cx="5274310" cy="1498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98600"/>
                    </a:xfrm>
                    <a:prstGeom prst="rect">
                      <a:avLst/>
                    </a:prstGeom>
                  </pic:spPr>
                </pic:pic>
              </a:graphicData>
            </a:graphic>
          </wp:inline>
        </w:drawing>
      </w:r>
    </w:p>
    <w:p w14:paraId="7ED8C347" w14:textId="77777777" w:rsidR="00AB44C0" w:rsidRPr="00BC77C5" w:rsidRDefault="00AB44C0" w:rsidP="0059677D">
      <w:pPr>
        <w:pStyle w:val="a3"/>
        <w:numPr>
          <w:ilvl w:val="0"/>
          <w:numId w:val="8"/>
        </w:numPr>
        <w:ind w:left="851" w:rightChars="-500" w:right="-1050" w:firstLineChars="0"/>
        <w:jc w:val="left"/>
        <w:rPr>
          <w:rFonts w:ascii="宋体" w:eastAsia="宋体" w:hAnsi="宋体"/>
          <w:sz w:val="24"/>
          <w:szCs w:val="24"/>
        </w:rPr>
      </w:pPr>
      <w:r w:rsidRPr="00BC77C5">
        <w:rPr>
          <w:rFonts w:ascii="宋体" w:eastAsia="宋体" w:hAnsi="宋体" w:hint="eastAsia"/>
          <w:sz w:val="24"/>
          <w:szCs w:val="24"/>
        </w:rPr>
        <w:t>界面根据访问角色不同，展示差异化的内容：</w:t>
      </w:r>
    </w:p>
    <w:tbl>
      <w:tblPr>
        <w:tblStyle w:val="a9"/>
        <w:tblW w:w="0" w:type="auto"/>
        <w:tblLook w:val="04A0" w:firstRow="1" w:lastRow="0" w:firstColumn="1" w:lastColumn="0" w:noHBand="0" w:noVBand="1"/>
      </w:tblPr>
      <w:tblGrid>
        <w:gridCol w:w="1271"/>
        <w:gridCol w:w="2877"/>
        <w:gridCol w:w="1801"/>
        <w:gridCol w:w="2347"/>
      </w:tblGrid>
      <w:tr w:rsidR="00AB44C0" w:rsidRPr="00673E06" w14:paraId="09305D0A" w14:textId="77777777" w:rsidTr="001F42A8">
        <w:tc>
          <w:tcPr>
            <w:tcW w:w="1271" w:type="dxa"/>
            <w:shd w:val="clear" w:color="auto" w:fill="D9E2F3" w:themeFill="accent1" w:themeFillTint="33"/>
          </w:tcPr>
          <w:p w14:paraId="5CC87B98" w14:textId="77777777" w:rsidR="00AB44C0" w:rsidRPr="00673E06" w:rsidRDefault="00AB44C0" w:rsidP="001F42A8">
            <w:pPr>
              <w:rPr>
                <w:rFonts w:ascii="宋体" w:eastAsia="宋体" w:hAnsi="宋体"/>
                <w:b/>
                <w:sz w:val="22"/>
              </w:rPr>
            </w:pPr>
            <w:r w:rsidRPr="00673E06">
              <w:rPr>
                <w:rFonts w:ascii="宋体" w:eastAsia="宋体" w:hAnsi="宋体" w:hint="eastAsia"/>
                <w:b/>
                <w:sz w:val="22"/>
              </w:rPr>
              <w:t>分类</w:t>
            </w:r>
          </w:p>
        </w:tc>
        <w:tc>
          <w:tcPr>
            <w:tcW w:w="2877" w:type="dxa"/>
            <w:shd w:val="clear" w:color="auto" w:fill="D9E2F3" w:themeFill="accent1" w:themeFillTint="33"/>
          </w:tcPr>
          <w:p w14:paraId="123A595A" w14:textId="77777777" w:rsidR="00AB44C0" w:rsidRPr="00673E06" w:rsidRDefault="00AB44C0" w:rsidP="001F42A8">
            <w:pPr>
              <w:rPr>
                <w:rFonts w:ascii="宋体" w:eastAsia="宋体" w:hAnsi="宋体"/>
                <w:b/>
                <w:sz w:val="22"/>
              </w:rPr>
            </w:pPr>
            <w:r w:rsidRPr="00673E06">
              <w:rPr>
                <w:rFonts w:ascii="宋体" w:eastAsia="宋体" w:hAnsi="宋体" w:hint="eastAsia"/>
                <w:b/>
                <w:sz w:val="22"/>
              </w:rPr>
              <w:t>展示内容</w:t>
            </w:r>
          </w:p>
        </w:tc>
        <w:tc>
          <w:tcPr>
            <w:tcW w:w="1801" w:type="dxa"/>
            <w:shd w:val="clear" w:color="auto" w:fill="D9E2F3" w:themeFill="accent1" w:themeFillTint="33"/>
          </w:tcPr>
          <w:p w14:paraId="63829115" w14:textId="77777777" w:rsidR="00AB44C0" w:rsidRPr="00673E06" w:rsidRDefault="00AB44C0" w:rsidP="001F42A8">
            <w:pPr>
              <w:rPr>
                <w:rFonts w:ascii="宋体" w:eastAsia="宋体" w:hAnsi="宋体"/>
                <w:b/>
                <w:sz w:val="22"/>
              </w:rPr>
            </w:pPr>
            <w:r w:rsidRPr="00673E06">
              <w:rPr>
                <w:rFonts w:ascii="宋体" w:eastAsia="宋体" w:hAnsi="宋体" w:hint="eastAsia"/>
                <w:b/>
                <w:sz w:val="22"/>
              </w:rPr>
              <w:t>商场系统管理员</w:t>
            </w:r>
          </w:p>
        </w:tc>
        <w:tc>
          <w:tcPr>
            <w:tcW w:w="2347" w:type="dxa"/>
            <w:shd w:val="clear" w:color="auto" w:fill="D9E2F3" w:themeFill="accent1" w:themeFillTint="33"/>
          </w:tcPr>
          <w:p w14:paraId="2304C618" w14:textId="77777777" w:rsidR="00AB44C0" w:rsidRPr="00673E06" w:rsidRDefault="00AB44C0" w:rsidP="001F42A8">
            <w:pPr>
              <w:rPr>
                <w:rFonts w:ascii="宋体" w:eastAsia="宋体" w:hAnsi="宋体"/>
                <w:b/>
                <w:sz w:val="22"/>
              </w:rPr>
            </w:pPr>
            <w:r w:rsidRPr="00673E06">
              <w:rPr>
                <w:rFonts w:ascii="宋体" w:eastAsia="宋体" w:hAnsi="宋体" w:hint="eastAsia"/>
                <w:b/>
                <w:sz w:val="22"/>
              </w:rPr>
              <w:t>商场其它角色</w:t>
            </w:r>
          </w:p>
        </w:tc>
      </w:tr>
      <w:tr w:rsidR="00AB44C0" w:rsidRPr="00673E06" w14:paraId="0B7A14CB" w14:textId="77777777" w:rsidTr="001F42A8">
        <w:tc>
          <w:tcPr>
            <w:tcW w:w="1271" w:type="dxa"/>
          </w:tcPr>
          <w:p w14:paraId="1F6E05B4" w14:textId="77777777" w:rsidR="00AB44C0" w:rsidRPr="00673E06" w:rsidRDefault="00AB44C0" w:rsidP="001F42A8">
            <w:pPr>
              <w:rPr>
                <w:rFonts w:ascii="宋体" w:eastAsia="宋体" w:hAnsi="宋体"/>
                <w:sz w:val="22"/>
              </w:rPr>
            </w:pPr>
            <w:r w:rsidRPr="00673E06">
              <w:rPr>
                <w:rFonts w:ascii="宋体" w:eastAsia="宋体" w:hAnsi="宋体" w:hint="eastAsia"/>
                <w:sz w:val="22"/>
              </w:rPr>
              <w:lastRenderedPageBreak/>
              <w:t>搜索区域</w:t>
            </w:r>
          </w:p>
        </w:tc>
        <w:tc>
          <w:tcPr>
            <w:tcW w:w="2877" w:type="dxa"/>
          </w:tcPr>
          <w:p w14:paraId="5ADD7F4A" w14:textId="77777777" w:rsidR="00AB44C0" w:rsidRPr="00673E06" w:rsidRDefault="00AB44C0" w:rsidP="001F42A8">
            <w:pPr>
              <w:rPr>
                <w:rFonts w:ascii="宋体" w:eastAsia="宋体" w:hAnsi="宋体"/>
                <w:sz w:val="22"/>
              </w:rPr>
            </w:pPr>
            <w:r w:rsidRPr="00673E06">
              <w:rPr>
                <w:rFonts w:ascii="宋体" w:eastAsia="宋体" w:hAnsi="宋体" w:hint="eastAsia"/>
                <w:sz w:val="22"/>
              </w:rPr>
              <w:t>MTDS账号姓名等搜索条件、搜索、高级搜索按钮</w:t>
            </w:r>
          </w:p>
        </w:tc>
        <w:tc>
          <w:tcPr>
            <w:tcW w:w="1801" w:type="dxa"/>
            <w:vAlign w:val="center"/>
          </w:tcPr>
          <w:p w14:paraId="7E691CDC"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c>
          <w:tcPr>
            <w:tcW w:w="2347" w:type="dxa"/>
            <w:vAlign w:val="center"/>
          </w:tcPr>
          <w:p w14:paraId="2185221A"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r>
      <w:tr w:rsidR="00AB44C0" w:rsidRPr="00673E06" w14:paraId="689D4B46" w14:textId="77777777" w:rsidTr="001F42A8">
        <w:tc>
          <w:tcPr>
            <w:tcW w:w="1271" w:type="dxa"/>
          </w:tcPr>
          <w:p w14:paraId="657C5EF3" w14:textId="77777777" w:rsidR="00AB44C0" w:rsidRPr="00673E06" w:rsidRDefault="00AB44C0" w:rsidP="001F42A8">
            <w:pPr>
              <w:rPr>
                <w:rFonts w:ascii="宋体" w:eastAsia="宋体" w:hAnsi="宋体"/>
                <w:sz w:val="22"/>
              </w:rPr>
            </w:pPr>
            <w:r w:rsidRPr="00673E06">
              <w:rPr>
                <w:rFonts w:ascii="宋体" w:eastAsia="宋体" w:hAnsi="宋体" w:hint="eastAsia"/>
                <w:sz w:val="22"/>
              </w:rPr>
              <w:t>批量处理按钮区域</w:t>
            </w:r>
          </w:p>
        </w:tc>
        <w:tc>
          <w:tcPr>
            <w:tcW w:w="2877" w:type="dxa"/>
          </w:tcPr>
          <w:p w14:paraId="6F537ABF" w14:textId="77777777" w:rsidR="00AB44C0" w:rsidRPr="00673E06" w:rsidRDefault="00AB44C0" w:rsidP="001F42A8">
            <w:pPr>
              <w:rPr>
                <w:rFonts w:ascii="宋体" w:eastAsia="宋体" w:hAnsi="宋体"/>
                <w:sz w:val="22"/>
              </w:rPr>
            </w:pPr>
            <w:r w:rsidRPr="00673E06">
              <w:rPr>
                <w:rFonts w:ascii="宋体" w:eastAsia="宋体" w:hAnsi="宋体" w:hint="eastAsia"/>
                <w:sz w:val="22"/>
              </w:rPr>
              <w:t>批量充值</w:t>
            </w:r>
          </w:p>
        </w:tc>
        <w:tc>
          <w:tcPr>
            <w:tcW w:w="1801" w:type="dxa"/>
            <w:vAlign w:val="center"/>
          </w:tcPr>
          <w:p w14:paraId="7098F5DB"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c>
          <w:tcPr>
            <w:tcW w:w="2347" w:type="dxa"/>
            <w:vAlign w:val="center"/>
          </w:tcPr>
          <w:p w14:paraId="371CD828"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r>
      <w:tr w:rsidR="00AB44C0" w:rsidRPr="00673E06" w14:paraId="30B3C535" w14:textId="77777777" w:rsidTr="001F42A8">
        <w:tc>
          <w:tcPr>
            <w:tcW w:w="1271" w:type="dxa"/>
            <w:vMerge w:val="restart"/>
            <w:vAlign w:val="center"/>
          </w:tcPr>
          <w:p w14:paraId="755DA6FA" w14:textId="77777777" w:rsidR="00AB44C0" w:rsidRPr="00673E06" w:rsidRDefault="00AB44C0" w:rsidP="001F42A8">
            <w:pPr>
              <w:rPr>
                <w:rFonts w:ascii="宋体" w:eastAsia="宋体" w:hAnsi="宋体"/>
                <w:sz w:val="22"/>
              </w:rPr>
            </w:pPr>
            <w:r w:rsidRPr="00673E06">
              <w:rPr>
                <w:rFonts w:ascii="宋体" w:eastAsia="宋体" w:hAnsi="宋体" w:hint="eastAsia"/>
                <w:sz w:val="22"/>
              </w:rPr>
              <w:t>列表区域</w:t>
            </w:r>
          </w:p>
        </w:tc>
        <w:tc>
          <w:tcPr>
            <w:tcW w:w="2877" w:type="dxa"/>
          </w:tcPr>
          <w:p w14:paraId="24DBA9E7" w14:textId="77777777" w:rsidR="00AB44C0" w:rsidRPr="00673E06" w:rsidRDefault="00AB44C0" w:rsidP="001F42A8">
            <w:pPr>
              <w:rPr>
                <w:rFonts w:ascii="宋体" w:eastAsia="宋体" w:hAnsi="宋体"/>
                <w:sz w:val="22"/>
              </w:rPr>
            </w:pPr>
            <w:r w:rsidRPr="00673E06">
              <w:rPr>
                <w:rFonts w:ascii="宋体" w:eastAsia="宋体" w:hAnsi="宋体" w:hint="eastAsia"/>
                <w:sz w:val="22"/>
              </w:rPr>
              <w:t>数据记录</w:t>
            </w:r>
          </w:p>
        </w:tc>
        <w:tc>
          <w:tcPr>
            <w:tcW w:w="1801" w:type="dxa"/>
            <w:vAlign w:val="center"/>
          </w:tcPr>
          <w:p w14:paraId="1A11B7BF"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全部账号</w:t>
            </w:r>
          </w:p>
        </w:tc>
        <w:tc>
          <w:tcPr>
            <w:tcW w:w="2347" w:type="dxa"/>
            <w:vAlign w:val="center"/>
          </w:tcPr>
          <w:p w14:paraId="34C2D009" w14:textId="2D3D17E1" w:rsidR="00AB44C0" w:rsidRPr="00673E06" w:rsidRDefault="00AB44C0" w:rsidP="001F42A8">
            <w:pPr>
              <w:jc w:val="center"/>
              <w:rPr>
                <w:rFonts w:ascii="宋体" w:eastAsia="宋体" w:hAnsi="宋体"/>
                <w:sz w:val="22"/>
              </w:rPr>
            </w:pPr>
            <w:r w:rsidRPr="00673E06">
              <w:rPr>
                <w:rFonts w:ascii="宋体" w:eastAsia="宋体" w:hAnsi="宋体" w:hint="eastAsia"/>
                <w:sz w:val="22"/>
              </w:rPr>
              <w:t>仅当前登录账号绑定的</w:t>
            </w:r>
            <w:r w:rsidR="00226027" w:rsidRPr="00673E06">
              <w:rPr>
                <w:rFonts w:ascii="宋体" w:eastAsia="宋体" w:hAnsi="宋体" w:hint="eastAsia"/>
                <w:sz w:val="22"/>
              </w:rPr>
              <w:t>计费</w:t>
            </w:r>
            <w:r w:rsidRPr="00673E06">
              <w:rPr>
                <w:rFonts w:ascii="宋体" w:eastAsia="宋体" w:hAnsi="宋体" w:hint="eastAsia"/>
                <w:sz w:val="22"/>
              </w:rPr>
              <w:t>账号记录</w:t>
            </w:r>
          </w:p>
        </w:tc>
      </w:tr>
      <w:tr w:rsidR="00AB44C0" w:rsidRPr="00673E06" w14:paraId="0990C112" w14:textId="77777777" w:rsidTr="001F42A8">
        <w:tc>
          <w:tcPr>
            <w:tcW w:w="1271" w:type="dxa"/>
            <w:vMerge/>
          </w:tcPr>
          <w:p w14:paraId="7BA15738" w14:textId="77777777" w:rsidR="00AB44C0" w:rsidRPr="00673E06" w:rsidRDefault="00AB44C0" w:rsidP="001F42A8">
            <w:pPr>
              <w:rPr>
                <w:rFonts w:ascii="宋体" w:eastAsia="宋体" w:hAnsi="宋体"/>
                <w:sz w:val="22"/>
              </w:rPr>
            </w:pPr>
          </w:p>
        </w:tc>
        <w:tc>
          <w:tcPr>
            <w:tcW w:w="2877" w:type="dxa"/>
          </w:tcPr>
          <w:p w14:paraId="779BFECB" w14:textId="77777777" w:rsidR="00AB44C0" w:rsidRPr="00673E06" w:rsidRDefault="00AB44C0" w:rsidP="001F42A8">
            <w:pPr>
              <w:rPr>
                <w:rFonts w:ascii="宋体" w:eastAsia="宋体" w:hAnsi="宋体"/>
                <w:sz w:val="22"/>
              </w:rPr>
            </w:pPr>
            <w:r w:rsidRPr="00673E06">
              <w:rPr>
                <w:rFonts w:ascii="宋体" w:eastAsia="宋体" w:hAnsi="宋体" w:hint="eastAsia"/>
                <w:sz w:val="22"/>
              </w:rPr>
              <w:t>费用明细按钮</w:t>
            </w:r>
          </w:p>
        </w:tc>
        <w:tc>
          <w:tcPr>
            <w:tcW w:w="1801" w:type="dxa"/>
            <w:vAlign w:val="center"/>
          </w:tcPr>
          <w:p w14:paraId="368AB0E6"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c>
          <w:tcPr>
            <w:tcW w:w="2347" w:type="dxa"/>
            <w:vAlign w:val="center"/>
          </w:tcPr>
          <w:p w14:paraId="01B14AD7"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r>
      <w:tr w:rsidR="00AB44C0" w:rsidRPr="00673E06" w14:paraId="16D78012" w14:textId="77777777" w:rsidTr="001F42A8">
        <w:tc>
          <w:tcPr>
            <w:tcW w:w="1271" w:type="dxa"/>
            <w:vMerge/>
          </w:tcPr>
          <w:p w14:paraId="114B9467" w14:textId="77777777" w:rsidR="00AB44C0" w:rsidRPr="00673E06" w:rsidRDefault="00AB44C0" w:rsidP="001F42A8">
            <w:pPr>
              <w:rPr>
                <w:rFonts w:ascii="宋体" w:eastAsia="宋体" w:hAnsi="宋体"/>
                <w:sz w:val="22"/>
              </w:rPr>
            </w:pPr>
          </w:p>
        </w:tc>
        <w:tc>
          <w:tcPr>
            <w:tcW w:w="2877" w:type="dxa"/>
          </w:tcPr>
          <w:p w14:paraId="1B88FB1E" w14:textId="77777777" w:rsidR="00AB44C0" w:rsidRPr="00673E06" w:rsidRDefault="00AB44C0" w:rsidP="001F42A8">
            <w:pPr>
              <w:rPr>
                <w:rFonts w:ascii="宋体" w:eastAsia="宋体" w:hAnsi="宋体"/>
                <w:sz w:val="22"/>
              </w:rPr>
            </w:pPr>
            <w:r w:rsidRPr="00673E06">
              <w:rPr>
                <w:rFonts w:ascii="宋体" w:eastAsia="宋体" w:hAnsi="宋体" w:hint="eastAsia"/>
                <w:sz w:val="22"/>
              </w:rPr>
              <w:t>充值按钮</w:t>
            </w:r>
          </w:p>
        </w:tc>
        <w:tc>
          <w:tcPr>
            <w:tcW w:w="1801" w:type="dxa"/>
            <w:vAlign w:val="center"/>
          </w:tcPr>
          <w:p w14:paraId="711671F8"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c>
          <w:tcPr>
            <w:tcW w:w="2347" w:type="dxa"/>
            <w:vAlign w:val="center"/>
          </w:tcPr>
          <w:p w14:paraId="051F24E8" w14:textId="77777777" w:rsidR="00AB44C0" w:rsidRPr="00673E06" w:rsidRDefault="00AB44C0" w:rsidP="001F42A8">
            <w:pPr>
              <w:jc w:val="center"/>
              <w:rPr>
                <w:rFonts w:ascii="宋体" w:eastAsia="宋体" w:hAnsi="宋体"/>
                <w:sz w:val="22"/>
              </w:rPr>
            </w:pPr>
            <w:r w:rsidRPr="00673E06">
              <w:rPr>
                <w:rFonts w:ascii="宋体" w:eastAsia="宋体" w:hAnsi="宋体" w:hint="eastAsia"/>
                <w:sz w:val="22"/>
              </w:rPr>
              <w:t>×</w:t>
            </w:r>
          </w:p>
        </w:tc>
      </w:tr>
    </w:tbl>
    <w:p w14:paraId="6458F752" w14:textId="77777777" w:rsidR="00AB44C0" w:rsidRPr="00BC77C5" w:rsidRDefault="00AB44C0" w:rsidP="0059677D">
      <w:pPr>
        <w:pStyle w:val="a3"/>
        <w:numPr>
          <w:ilvl w:val="0"/>
          <w:numId w:val="8"/>
        </w:numPr>
        <w:ind w:left="851" w:rightChars="-500" w:right="-1050" w:firstLineChars="0"/>
        <w:jc w:val="left"/>
        <w:rPr>
          <w:rFonts w:ascii="宋体" w:eastAsia="宋体" w:hAnsi="宋体"/>
          <w:sz w:val="24"/>
          <w:szCs w:val="24"/>
        </w:rPr>
      </w:pPr>
      <w:r w:rsidRPr="00BC77C5">
        <w:rPr>
          <w:rFonts w:ascii="宋体" w:eastAsia="宋体" w:hAnsi="宋体" w:hint="eastAsia"/>
          <w:sz w:val="24"/>
          <w:szCs w:val="24"/>
        </w:rPr>
        <w:t>搜索区域支持的搜索条件如下：</w:t>
      </w:r>
    </w:p>
    <w:tbl>
      <w:tblPr>
        <w:tblStyle w:val="a9"/>
        <w:tblW w:w="8364" w:type="dxa"/>
        <w:tblInd w:w="-5" w:type="dxa"/>
        <w:tblLook w:val="04A0" w:firstRow="1" w:lastRow="0" w:firstColumn="1" w:lastColumn="0" w:noHBand="0" w:noVBand="1"/>
      </w:tblPr>
      <w:tblGrid>
        <w:gridCol w:w="1353"/>
        <w:gridCol w:w="1271"/>
        <w:gridCol w:w="920"/>
        <w:gridCol w:w="1701"/>
        <w:gridCol w:w="3119"/>
      </w:tblGrid>
      <w:tr w:rsidR="00FE7D76" w:rsidRPr="00673E06" w14:paraId="3B95160B" w14:textId="77777777" w:rsidTr="00FE7D76">
        <w:tc>
          <w:tcPr>
            <w:tcW w:w="1353" w:type="dxa"/>
            <w:shd w:val="clear" w:color="auto" w:fill="8EAADB" w:themeFill="accent1" w:themeFillTint="99"/>
          </w:tcPr>
          <w:p w14:paraId="4414FB40" w14:textId="77777777" w:rsidR="00FE7D76" w:rsidRPr="00673E06" w:rsidRDefault="00FE7D76" w:rsidP="001F42A8">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271" w:type="dxa"/>
            <w:shd w:val="clear" w:color="auto" w:fill="8EAADB" w:themeFill="accent1" w:themeFillTint="99"/>
          </w:tcPr>
          <w:p w14:paraId="73F7A6C1" w14:textId="77777777" w:rsidR="00FE7D76" w:rsidRPr="00673E06" w:rsidRDefault="00FE7D76" w:rsidP="001F42A8">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920" w:type="dxa"/>
            <w:shd w:val="clear" w:color="auto" w:fill="8EAADB" w:themeFill="accent1" w:themeFillTint="99"/>
          </w:tcPr>
          <w:p w14:paraId="7A460935" w14:textId="442C7E09" w:rsidR="00FE7D76" w:rsidRPr="00673E06" w:rsidRDefault="00FE7D76" w:rsidP="001F42A8">
            <w:pPr>
              <w:pStyle w:val="a3"/>
              <w:ind w:firstLineChars="0" w:firstLine="0"/>
              <w:jc w:val="center"/>
              <w:rPr>
                <w:rFonts w:ascii="宋体" w:eastAsia="宋体" w:hAnsi="宋体" w:hint="eastAsia"/>
                <w:b/>
                <w:sz w:val="22"/>
              </w:rPr>
            </w:pPr>
            <w:r>
              <w:rPr>
                <w:rFonts w:ascii="宋体" w:eastAsia="宋体" w:hAnsi="宋体" w:hint="eastAsia"/>
                <w:b/>
                <w:sz w:val="22"/>
              </w:rPr>
              <w:t>默认搜索条件</w:t>
            </w:r>
          </w:p>
        </w:tc>
        <w:tc>
          <w:tcPr>
            <w:tcW w:w="1701" w:type="dxa"/>
            <w:shd w:val="clear" w:color="auto" w:fill="8EAADB" w:themeFill="accent1" w:themeFillTint="99"/>
          </w:tcPr>
          <w:p w14:paraId="7EC53884" w14:textId="4785FCF4" w:rsidR="00FE7D76" w:rsidRPr="00673E06" w:rsidRDefault="00FE7D76" w:rsidP="001F42A8">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3119" w:type="dxa"/>
            <w:shd w:val="clear" w:color="auto" w:fill="8EAADB" w:themeFill="accent1" w:themeFillTint="99"/>
          </w:tcPr>
          <w:p w14:paraId="6F160A46" w14:textId="77777777" w:rsidR="00FE7D76" w:rsidRPr="00673E06" w:rsidRDefault="00FE7D76" w:rsidP="001F42A8">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FE7D76" w:rsidRPr="00673E06" w14:paraId="7F409952" w14:textId="77777777" w:rsidTr="00FE7D76">
        <w:tc>
          <w:tcPr>
            <w:tcW w:w="1353" w:type="dxa"/>
          </w:tcPr>
          <w:p w14:paraId="617B6C26"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271" w:type="dxa"/>
          </w:tcPr>
          <w:p w14:paraId="56F0EAEF"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文本框（不可编辑）</w:t>
            </w:r>
          </w:p>
        </w:tc>
        <w:tc>
          <w:tcPr>
            <w:tcW w:w="920" w:type="dxa"/>
          </w:tcPr>
          <w:p w14:paraId="7B444B1C" w14:textId="79EBF5CF" w:rsidR="00FE7D76" w:rsidRPr="00673E06" w:rsidRDefault="00FE7D76" w:rsidP="001F42A8">
            <w:pPr>
              <w:pStyle w:val="a3"/>
              <w:ind w:firstLineChars="0" w:firstLine="0"/>
              <w:jc w:val="left"/>
              <w:rPr>
                <w:rFonts w:ascii="宋体" w:eastAsia="宋体" w:hAnsi="宋体"/>
                <w:sz w:val="22"/>
              </w:rPr>
            </w:pPr>
            <w:r>
              <w:rPr>
                <w:rFonts w:ascii="宋体" w:eastAsia="宋体" w:hAnsi="宋体" w:hint="eastAsia"/>
                <w:sz w:val="22"/>
              </w:rPr>
              <w:t>否</w:t>
            </w:r>
          </w:p>
        </w:tc>
        <w:tc>
          <w:tcPr>
            <w:tcW w:w="1701" w:type="dxa"/>
          </w:tcPr>
          <w:p w14:paraId="7371B9B3" w14:textId="6BDC3E06" w:rsidR="00FE7D76" w:rsidRPr="00673E06" w:rsidRDefault="00FE7D76" w:rsidP="001F42A8">
            <w:pPr>
              <w:pStyle w:val="a3"/>
              <w:ind w:firstLineChars="0" w:firstLine="0"/>
              <w:jc w:val="left"/>
              <w:rPr>
                <w:rFonts w:ascii="宋体" w:eastAsia="宋体" w:hAnsi="宋体"/>
                <w:sz w:val="22"/>
              </w:rPr>
            </w:pPr>
          </w:p>
        </w:tc>
        <w:tc>
          <w:tcPr>
            <w:tcW w:w="3119" w:type="dxa"/>
          </w:tcPr>
          <w:p w14:paraId="6CEDF0ED"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当前登录账号归属商场</w:t>
            </w:r>
          </w:p>
        </w:tc>
      </w:tr>
      <w:tr w:rsidR="00FE7D76" w:rsidRPr="00673E06" w14:paraId="7269C74D" w14:textId="77777777" w:rsidTr="00FE7D76">
        <w:tc>
          <w:tcPr>
            <w:tcW w:w="1353" w:type="dxa"/>
          </w:tcPr>
          <w:p w14:paraId="6C46EE46"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271" w:type="dxa"/>
          </w:tcPr>
          <w:p w14:paraId="782FEDA2"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920" w:type="dxa"/>
          </w:tcPr>
          <w:p w14:paraId="27933850" w14:textId="259FA1FA" w:rsidR="00FE7D76" w:rsidRPr="00673E06" w:rsidRDefault="00FE7D76" w:rsidP="001F42A8">
            <w:pPr>
              <w:pStyle w:val="a3"/>
              <w:ind w:firstLineChars="0" w:firstLine="0"/>
              <w:jc w:val="left"/>
              <w:rPr>
                <w:rFonts w:ascii="宋体" w:eastAsia="宋体" w:hAnsi="宋体"/>
                <w:sz w:val="22"/>
              </w:rPr>
            </w:pPr>
            <w:r>
              <w:rPr>
                <w:rFonts w:ascii="宋体" w:eastAsia="宋体" w:hAnsi="宋体" w:hint="eastAsia"/>
                <w:sz w:val="22"/>
              </w:rPr>
              <w:t>否</w:t>
            </w:r>
          </w:p>
        </w:tc>
        <w:tc>
          <w:tcPr>
            <w:tcW w:w="1701" w:type="dxa"/>
          </w:tcPr>
          <w:p w14:paraId="61BC69F1" w14:textId="060276C6" w:rsidR="00FE7D76" w:rsidRPr="00673E06" w:rsidRDefault="00FE7D76" w:rsidP="001F42A8">
            <w:pPr>
              <w:pStyle w:val="a3"/>
              <w:ind w:firstLineChars="0" w:firstLine="0"/>
              <w:jc w:val="left"/>
              <w:rPr>
                <w:rFonts w:ascii="宋体" w:eastAsia="宋体" w:hAnsi="宋体"/>
                <w:sz w:val="22"/>
              </w:rPr>
            </w:pPr>
          </w:p>
        </w:tc>
        <w:tc>
          <w:tcPr>
            <w:tcW w:w="3119" w:type="dxa"/>
          </w:tcPr>
          <w:p w14:paraId="143939C4"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E7D76" w:rsidRPr="00673E06" w14:paraId="777E9AC2" w14:textId="77777777" w:rsidTr="00FE7D76">
        <w:tc>
          <w:tcPr>
            <w:tcW w:w="1353" w:type="dxa"/>
          </w:tcPr>
          <w:p w14:paraId="5F0FD087"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271" w:type="dxa"/>
          </w:tcPr>
          <w:p w14:paraId="7CBFB91C"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920" w:type="dxa"/>
          </w:tcPr>
          <w:p w14:paraId="2AA96AF7" w14:textId="7815AE56" w:rsidR="00FE7D76" w:rsidRPr="00673E06" w:rsidRDefault="00FE7D76" w:rsidP="001F42A8">
            <w:pPr>
              <w:pStyle w:val="a3"/>
              <w:ind w:firstLineChars="0" w:firstLine="0"/>
              <w:jc w:val="left"/>
              <w:rPr>
                <w:rFonts w:ascii="宋体" w:eastAsia="宋体" w:hAnsi="宋体"/>
                <w:sz w:val="22"/>
              </w:rPr>
            </w:pPr>
            <w:r>
              <w:rPr>
                <w:rFonts w:ascii="宋体" w:eastAsia="宋体" w:hAnsi="宋体" w:hint="eastAsia"/>
                <w:sz w:val="22"/>
              </w:rPr>
              <w:t>否</w:t>
            </w:r>
          </w:p>
        </w:tc>
        <w:tc>
          <w:tcPr>
            <w:tcW w:w="1701" w:type="dxa"/>
          </w:tcPr>
          <w:p w14:paraId="622D60DB" w14:textId="55E4193F" w:rsidR="00FE7D76" w:rsidRPr="00673E06" w:rsidRDefault="00FE7D76" w:rsidP="001F42A8">
            <w:pPr>
              <w:pStyle w:val="a3"/>
              <w:ind w:firstLineChars="0" w:firstLine="0"/>
              <w:jc w:val="left"/>
              <w:rPr>
                <w:rFonts w:ascii="宋体" w:eastAsia="宋体" w:hAnsi="宋体"/>
                <w:sz w:val="22"/>
              </w:rPr>
            </w:pPr>
          </w:p>
        </w:tc>
        <w:tc>
          <w:tcPr>
            <w:tcW w:w="3119" w:type="dxa"/>
          </w:tcPr>
          <w:p w14:paraId="01E98ACD"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E7D76" w:rsidRPr="00673E06" w14:paraId="6CC0B238" w14:textId="77777777" w:rsidTr="00FE7D76">
        <w:tc>
          <w:tcPr>
            <w:tcW w:w="1353" w:type="dxa"/>
          </w:tcPr>
          <w:p w14:paraId="4F03FED6"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271" w:type="dxa"/>
          </w:tcPr>
          <w:p w14:paraId="675439F9"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920" w:type="dxa"/>
          </w:tcPr>
          <w:p w14:paraId="0B851384" w14:textId="7FB709B9" w:rsidR="00FE7D76" w:rsidRPr="00673E06" w:rsidRDefault="00AB2038" w:rsidP="001F42A8">
            <w:pPr>
              <w:pStyle w:val="a3"/>
              <w:ind w:firstLineChars="0" w:firstLine="0"/>
              <w:jc w:val="left"/>
              <w:rPr>
                <w:rFonts w:ascii="宋体" w:eastAsia="宋体" w:hAnsi="宋体"/>
                <w:sz w:val="22"/>
              </w:rPr>
            </w:pPr>
            <w:r>
              <w:rPr>
                <w:rFonts w:ascii="宋体" w:eastAsia="宋体" w:hAnsi="宋体" w:hint="eastAsia"/>
                <w:sz w:val="24"/>
                <w:szCs w:val="24"/>
              </w:rPr>
              <w:t>是</w:t>
            </w:r>
          </w:p>
        </w:tc>
        <w:tc>
          <w:tcPr>
            <w:tcW w:w="1701" w:type="dxa"/>
          </w:tcPr>
          <w:p w14:paraId="2540E451" w14:textId="407960D8" w:rsidR="00FE7D76" w:rsidRPr="00673E06" w:rsidRDefault="00FE7D76" w:rsidP="001F42A8">
            <w:pPr>
              <w:pStyle w:val="a3"/>
              <w:ind w:firstLineChars="0" w:firstLine="0"/>
              <w:jc w:val="left"/>
              <w:rPr>
                <w:rFonts w:ascii="宋体" w:eastAsia="宋体" w:hAnsi="宋体"/>
                <w:sz w:val="22"/>
              </w:rPr>
            </w:pPr>
          </w:p>
        </w:tc>
        <w:tc>
          <w:tcPr>
            <w:tcW w:w="3119" w:type="dxa"/>
          </w:tcPr>
          <w:p w14:paraId="4583CF9E"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E7D76" w:rsidRPr="00673E06" w14:paraId="679184B1" w14:textId="77777777" w:rsidTr="00FE7D76">
        <w:tc>
          <w:tcPr>
            <w:tcW w:w="1353" w:type="dxa"/>
          </w:tcPr>
          <w:p w14:paraId="3781F5AC" w14:textId="41F801E4"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271" w:type="dxa"/>
          </w:tcPr>
          <w:p w14:paraId="0FBA8D8C"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920" w:type="dxa"/>
          </w:tcPr>
          <w:p w14:paraId="409D7CE6" w14:textId="66E6E544" w:rsidR="00FE7D76" w:rsidRPr="00EF774F" w:rsidRDefault="00FE7D76" w:rsidP="001F42A8">
            <w:pPr>
              <w:pStyle w:val="a3"/>
              <w:ind w:firstLineChars="0" w:firstLine="0"/>
              <w:jc w:val="left"/>
              <w:rPr>
                <w:rFonts w:ascii="宋体" w:eastAsia="宋体" w:hAnsi="宋体" w:hint="eastAsia"/>
                <w:sz w:val="24"/>
                <w:szCs w:val="24"/>
              </w:rPr>
            </w:pPr>
            <w:r>
              <w:rPr>
                <w:rFonts w:ascii="宋体" w:eastAsia="宋体" w:hAnsi="宋体" w:hint="eastAsia"/>
                <w:sz w:val="22"/>
              </w:rPr>
              <w:t>否</w:t>
            </w:r>
          </w:p>
        </w:tc>
        <w:tc>
          <w:tcPr>
            <w:tcW w:w="1701" w:type="dxa"/>
          </w:tcPr>
          <w:p w14:paraId="02D4E0F8" w14:textId="0B4A68A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全部、对应数据字典项</w:t>
            </w:r>
          </w:p>
        </w:tc>
        <w:tc>
          <w:tcPr>
            <w:tcW w:w="3119" w:type="dxa"/>
          </w:tcPr>
          <w:p w14:paraId="3BC74AE8"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E7D76" w:rsidRPr="00673E06" w14:paraId="40788D47" w14:textId="77777777" w:rsidTr="00FE7D76">
        <w:tc>
          <w:tcPr>
            <w:tcW w:w="1353" w:type="dxa"/>
          </w:tcPr>
          <w:p w14:paraId="549C660C" w14:textId="727690A6"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271" w:type="dxa"/>
          </w:tcPr>
          <w:p w14:paraId="0F03BBD8"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920" w:type="dxa"/>
          </w:tcPr>
          <w:p w14:paraId="05EF1895" w14:textId="0367ED0A" w:rsidR="00FE7D76" w:rsidRPr="00673E06" w:rsidRDefault="00AB2038" w:rsidP="001F42A8">
            <w:pPr>
              <w:pStyle w:val="a3"/>
              <w:ind w:firstLineChars="0" w:firstLine="0"/>
              <w:jc w:val="left"/>
              <w:rPr>
                <w:rFonts w:ascii="宋体" w:eastAsia="宋体" w:hAnsi="宋体"/>
                <w:sz w:val="22"/>
              </w:rPr>
            </w:pPr>
            <w:r>
              <w:rPr>
                <w:rFonts w:ascii="宋体" w:eastAsia="宋体" w:hAnsi="宋体" w:hint="eastAsia"/>
                <w:sz w:val="24"/>
                <w:szCs w:val="24"/>
              </w:rPr>
              <w:t>是</w:t>
            </w:r>
            <w:bookmarkStart w:id="2" w:name="_GoBack"/>
            <w:bookmarkEnd w:id="2"/>
          </w:p>
        </w:tc>
        <w:tc>
          <w:tcPr>
            <w:tcW w:w="1701" w:type="dxa"/>
          </w:tcPr>
          <w:p w14:paraId="1D4A0D03" w14:textId="74CD602A" w:rsidR="00FE7D76" w:rsidRPr="00673E06" w:rsidRDefault="00FE7D76" w:rsidP="001F42A8">
            <w:pPr>
              <w:pStyle w:val="a3"/>
              <w:ind w:firstLineChars="0" w:firstLine="0"/>
              <w:jc w:val="left"/>
              <w:rPr>
                <w:rFonts w:ascii="宋体" w:eastAsia="宋体" w:hAnsi="宋体"/>
                <w:sz w:val="22"/>
              </w:rPr>
            </w:pPr>
          </w:p>
        </w:tc>
        <w:tc>
          <w:tcPr>
            <w:tcW w:w="3119" w:type="dxa"/>
          </w:tcPr>
          <w:p w14:paraId="3CE1E0C4"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E7D76" w:rsidRPr="00673E06" w14:paraId="0728B008" w14:textId="77777777" w:rsidTr="00FE7D76">
        <w:tc>
          <w:tcPr>
            <w:tcW w:w="1353" w:type="dxa"/>
          </w:tcPr>
          <w:p w14:paraId="6BD0C0F8" w14:textId="6238C0B4"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计费账户状态</w:t>
            </w:r>
          </w:p>
        </w:tc>
        <w:tc>
          <w:tcPr>
            <w:tcW w:w="1271" w:type="dxa"/>
          </w:tcPr>
          <w:p w14:paraId="4287E4AD"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920" w:type="dxa"/>
          </w:tcPr>
          <w:p w14:paraId="3F706DF2" w14:textId="7EE36C4C" w:rsidR="00FE7D76" w:rsidRPr="00EF774F" w:rsidRDefault="00FE7D76" w:rsidP="001F42A8">
            <w:pPr>
              <w:pStyle w:val="a3"/>
              <w:ind w:firstLineChars="0" w:firstLine="0"/>
              <w:jc w:val="left"/>
              <w:rPr>
                <w:rFonts w:ascii="宋体" w:eastAsia="宋体" w:hAnsi="宋体" w:hint="eastAsia"/>
                <w:sz w:val="24"/>
                <w:szCs w:val="24"/>
              </w:rPr>
            </w:pPr>
            <w:r>
              <w:rPr>
                <w:rFonts w:ascii="宋体" w:eastAsia="宋体" w:hAnsi="宋体" w:hint="eastAsia"/>
                <w:sz w:val="22"/>
              </w:rPr>
              <w:t>否</w:t>
            </w:r>
          </w:p>
        </w:tc>
        <w:tc>
          <w:tcPr>
            <w:tcW w:w="1701" w:type="dxa"/>
          </w:tcPr>
          <w:p w14:paraId="725CA0FA" w14:textId="408EC034"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全部、待审核、已审核、已驳回、未到期、已到期、已撤销</w:t>
            </w:r>
          </w:p>
        </w:tc>
        <w:tc>
          <w:tcPr>
            <w:tcW w:w="3119" w:type="dxa"/>
          </w:tcPr>
          <w:p w14:paraId="669898BE"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E7D76" w:rsidRPr="00673E06" w14:paraId="09367133" w14:textId="77777777" w:rsidTr="00FE7D76">
        <w:tc>
          <w:tcPr>
            <w:tcW w:w="1353" w:type="dxa"/>
          </w:tcPr>
          <w:p w14:paraId="3EF5D1D0"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待审核金额状态</w:t>
            </w:r>
          </w:p>
        </w:tc>
        <w:tc>
          <w:tcPr>
            <w:tcW w:w="1271" w:type="dxa"/>
          </w:tcPr>
          <w:p w14:paraId="777EE729"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920" w:type="dxa"/>
          </w:tcPr>
          <w:p w14:paraId="69CB933F" w14:textId="75BEA175" w:rsidR="00FE7D76" w:rsidRPr="00EF774F" w:rsidRDefault="00FE7D76" w:rsidP="001F42A8">
            <w:pPr>
              <w:pStyle w:val="a3"/>
              <w:ind w:firstLineChars="0" w:firstLine="0"/>
              <w:jc w:val="left"/>
              <w:rPr>
                <w:rFonts w:ascii="宋体" w:eastAsia="宋体" w:hAnsi="宋体" w:hint="eastAsia"/>
                <w:sz w:val="24"/>
                <w:szCs w:val="24"/>
              </w:rPr>
            </w:pPr>
            <w:r>
              <w:rPr>
                <w:rFonts w:ascii="宋体" w:eastAsia="宋体" w:hAnsi="宋体" w:hint="eastAsia"/>
                <w:sz w:val="22"/>
              </w:rPr>
              <w:t>否</w:t>
            </w:r>
          </w:p>
        </w:tc>
        <w:tc>
          <w:tcPr>
            <w:tcW w:w="1701" w:type="dxa"/>
          </w:tcPr>
          <w:p w14:paraId="5A76FE7D" w14:textId="5736BBB2"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全部、存在待审核金额、不存在待审核金额</w:t>
            </w:r>
          </w:p>
        </w:tc>
        <w:tc>
          <w:tcPr>
            <w:tcW w:w="3119" w:type="dxa"/>
          </w:tcPr>
          <w:p w14:paraId="220DDF26"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E7D76" w:rsidRPr="00673E06" w14:paraId="29C87987" w14:textId="77777777" w:rsidTr="00FE7D76">
        <w:tc>
          <w:tcPr>
            <w:tcW w:w="1353" w:type="dxa"/>
          </w:tcPr>
          <w:p w14:paraId="08A17471" w14:textId="382863F0"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已开通计费项目</w:t>
            </w:r>
          </w:p>
        </w:tc>
        <w:tc>
          <w:tcPr>
            <w:tcW w:w="1271" w:type="dxa"/>
          </w:tcPr>
          <w:p w14:paraId="34FCCE65"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920" w:type="dxa"/>
          </w:tcPr>
          <w:p w14:paraId="4FC542C0" w14:textId="2D44FD77" w:rsidR="00FE7D76" w:rsidRPr="00EF774F" w:rsidRDefault="00FE7D76" w:rsidP="001F42A8">
            <w:pPr>
              <w:pStyle w:val="a3"/>
              <w:ind w:firstLineChars="0" w:firstLine="0"/>
              <w:jc w:val="left"/>
              <w:rPr>
                <w:rFonts w:ascii="宋体" w:eastAsia="宋体" w:hAnsi="宋体" w:hint="eastAsia"/>
                <w:sz w:val="24"/>
                <w:szCs w:val="24"/>
              </w:rPr>
            </w:pPr>
            <w:r>
              <w:rPr>
                <w:rFonts w:ascii="宋体" w:eastAsia="宋体" w:hAnsi="宋体" w:hint="eastAsia"/>
                <w:sz w:val="24"/>
                <w:szCs w:val="24"/>
              </w:rPr>
              <w:t>是</w:t>
            </w:r>
          </w:p>
        </w:tc>
        <w:tc>
          <w:tcPr>
            <w:tcW w:w="1701" w:type="dxa"/>
          </w:tcPr>
          <w:p w14:paraId="6186CD22" w14:textId="41DCD431"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全部、（对应计费账户类型的所有计费项目）</w:t>
            </w:r>
          </w:p>
        </w:tc>
        <w:tc>
          <w:tcPr>
            <w:tcW w:w="3119" w:type="dxa"/>
          </w:tcPr>
          <w:p w14:paraId="0B788665"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E7D76" w:rsidRPr="00673E06" w14:paraId="0BF2B5D2" w14:textId="77777777" w:rsidTr="00FE7D76">
        <w:tc>
          <w:tcPr>
            <w:tcW w:w="1353" w:type="dxa"/>
          </w:tcPr>
          <w:p w14:paraId="312EFE2A"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账号到期日期</w:t>
            </w:r>
          </w:p>
        </w:tc>
        <w:tc>
          <w:tcPr>
            <w:tcW w:w="1271" w:type="dxa"/>
          </w:tcPr>
          <w:p w14:paraId="72D96925" w14:textId="77777777"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920" w:type="dxa"/>
          </w:tcPr>
          <w:p w14:paraId="2BC42182" w14:textId="58A6B3B8" w:rsidR="00FE7D76" w:rsidRPr="00EF774F" w:rsidRDefault="00FE7D76" w:rsidP="001F42A8">
            <w:pPr>
              <w:pStyle w:val="a3"/>
              <w:ind w:firstLineChars="0" w:firstLine="0"/>
              <w:jc w:val="left"/>
              <w:rPr>
                <w:rFonts w:ascii="宋体" w:eastAsia="宋体" w:hAnsi="宋体" w:hint="eastAsia"/>
                <w:sz w:val="24"/>
                <w:szCs w:val="24"/>
              </w:rPr>
            </w:pPr>
            <w:r>
              <w:rPr>
                <w:rFonts w:ascii="宋体" w:eastAsia="宋体" w:hAnsi="宋体" w:hint="eastAsia"/>
                <w:sz w:val="22"/>
              </w:rPr>
              <w:t>否</w:t>
            </w:r>
          </w:p>
        </w:tc>
        <w:tc>
          <w:tcPr>
            <w:tcW w:w="1701" w:type="dxa"/>
          </w:tcPr>
          <w:p w14:paraId="19A3B31E" w14:textId="5D9EAF9E"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近一周内、近一个月内、近三个月内、近半年内</w:t>
            </w:r>
          </w:p>
        </w:tc>
        <w:tc>
          <w:tcPr>
            <w:tcW w:w="3119" w:type="dxa"/>
          </w:tcPr>
          <w:p w14:paraId="381B5759" w14:textId="3650E30F" w:rsidR="00FE7D76" w:rsidRPr="00EF774F" w:rsidRDefault="00FE7D76"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近一周内（仅当计费账户状态选择为未到期时，该搜索条件生效）</w:t>
            </w:r>
          </w:p>
        </w:tc>
      </w:tr>
    </w:tbl>
    <w:p w14:paraId="7935ED83" w14:textId="77777777" w:rsidR="00AB44C0" w:rsidRPr="00BC77C5" w:rsidRDefault="00AB44C0" w:rsidP="0059677D">
      <w:pPr>
        <w:pStyle w:val="a3"/>
        <w:numPr>
          <w:ilvl w:val="0"/>
          <w:numId w:val="8"/>
        </w:numPr>
        <w:ind w:left="851"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搜索结果以列表形式展示当前商场的账号费用情况，具体要求如下：</w:t>
      </w:r>
    </w:p>
    <w:p w14:paraId="24E5AB95" w14:textId="73B9037F" w:rsidR="00AB44C0" w:rsidRPr="00BC77C5" w:rsidRDefault="00AB44C0" w:rsidP="0059677D">
      <w:pPr>
        <w:pStyle w:val="a3"/>
        <w:numPr>
          <w:ilvl w:val="0"/>
          <w:numId w:val="9"/>
        </w:numPr>
        <w:ind w:rightChars="-500" w:right="-1050" w:firstLineChars="0"/>
        <w:jc w:val="left"/>
        <w:rPr>
          <w:rFonts w:ascii="宋体" w:eastAsia="宋体" w:hAnsi="宋体"/>
          <w:sz w:val="24"/>
          <w:szCs w:val="24"/>
        </w:rPr>
      </w:pPr>
      <w:r w:rsidRPr="00BC77C5">
        <w:rPr>
          <w:rFonts w:ascii="宋体" w:eastAsia="宋体" w:hAnsi="宋体" w:hint="eastAsia"/>
          <w:sz w:val="24"/>
          <w:szCs w:val="24"/>
        </w:rPr>
        <w:t>列表展示字段包括有：操作、姓名、MTDS账号、</w:t>
      </w:r>
      <w:r w:rsidR="00ED7CD6" w:rsidRPr="00BC77C5">
        <w:rPr>
          <w:rFonts w:ascii="宋体" w:eastAsia="宋体" w:hAnsi="宋体" w:hint="eastAsia"/>
          <w:sz w:val="24"/>
          <w:szCs w:val="24"/>
        </w:rPr>
        <w:t>计费账户</w:t>
      </w:r>
      <w:r w:rsidRPr="00BC77C5">
        <w:rPr>
          <w:rFonts w:ascii="宋体" w:eastAsia="宋体" w:hAnsi="宋体" w:hint="eastAsia"/>
          <w:sz w:val="24"/>
          <w:szCs w:val="24"/>
        </w:rPr>
        <w:t>类型、</w:t>
      </w:r>
      <w:r w:rsidR="00ED7CD6" w:rsidRPr="00BC77C5">
        <w:rPr>
          <w:rFonts w:ascii="宋体" w:eastAsia="宋体" w:hAnsi="宋体" w:hint="eastAsia"/>
          <w:sz w:val="24"/>
          <w:szCs w:val="24"/>
        </w:rPr>
        <w:t>计费账户</w:t>
      </w:r>
      <w:r w:rsidRPr="00BC77C5">
        <w:rPr>
          <w:rFonts w:ascii="宋体" w:eastAsia="宋体" w:hAnsi="宋体" w:hint="eastAsia"/>
          <w:sz w:val="24"/>
          <w:szCs w:val="24"/>
        </w:rPr>
        <w:t>、账户余额</w:t>
      </w:r>
      <w:r w:rsidR="002F7607" w:rsidRPr="00BC77C5">
        <w:rPr>
          <w:rFonts w:ascii="宋体" w:eastAsia="宋体" w:hAnsi="宋体" w:hint="eastAsia"/>
          <w:sz w:val="24"/>
          <w:szCs w:val="24"/>
        </w:rPr>
        <w:t>、账户预扣金额、账户可用金额</w:t>
      </w:r>
      <w:r w:rsidRPr="00BC77C5">
        <w:rPr>
          <w:rFonts w:ascii="宋体" w:eastAsia="宋体" w:hAnsi="宋体" w:hint="eastAsia"/>
          <w:sz w:val="24"/>
          <w:szCs w:val="24"/>
        </w:rPr>
        <w:t>、账户待审核充值金额、</w:t>
      </w:r>
      <w:r w:rsidR="00684B4F" w:rsidRPr="00BC77C5">
        <w:rPr>
          <w:rFonts w:ascii="宋体" w:eastAsia="宋体" w:hAnsi="宋体" w:hint="eastAsia"/>
          <w:sz w:val="24"/>
          <w:szCs w:val="24"/>
        </w:rPr>
        <w:t>已开通计费项目</w:t>
      </w:r>
      <w:r w:rsidRPr="00BC77C5">
        <w:rPr>
          <w:rFonts w:ascii="宋体" w:eastAsia="宋体" w:hAnsi="宋体" w:hint="eastAsia"/>
          <w:sz w:val="24"/>
          <w:szCs w:val="24"/>
        </w:rPr>
        <w:t>、账号状态、</w:t>
      </w:r>
      <w:r w:rsidR="005C291A" w:rsidRPr="00BC77C5">
        <w:rPr>
          <w:rFonts w:ascii="宋体" w:eastAsia="宋体" w:hAnsi="宋体" w:hint="eastAsia"/>
          <w:sz w:val="24"/>
          <w:szCs w:val="24"/>
        </w:rPr>
        <w:t>账户</w:t>
      </w:r>
      <w:r w:rsidR="002F7607" w:rsidRPr="00BC77C5">
        <w:rPr>
          <w:rFonts w:ascii="宋体" w:eastAsia="宋体" w:hAnsi="宋体" w:hint="eastAsia"/>
          <w:sz w:val="24"/>
          <w:szCs w:val="24"/>
        </w:rPr>
        <w:t>生效</w:t>
      </w:r>
      <w:r w:rsidRPr="00BC77C5">
        <w:rPr>
          <w:rFonts w:ascii="宋体" w:eastAsia="宋体" w:hAnsi="宋体" w:hint="eastAsia"/>
          <w:sz w:val="24"/>
          <w:szCs w:val="24"/>
        </w:rPr>
        <w:t>期</w:t>
      </w:r>
      <w:r w:rsidR="002F7607" w:rsidRPr="00BC77C5">
        <w:rPr>
          <w:rFonts w:ascii="宋体" w:eastAsia="宋体" w:hAnsi="宋体" w:hint="eastAsia"/>
          <w:sz w:val="24"/>
          <w:szCs w:val="24"/>
        </w:rPr>
        <w:t>、账户失效期</w:t>
      </w:r>
      <w:r w:rsidRPr="00BC77C5">
        <w:rPr>
          <w:rFonts w:ascii="宋体" w:eastAsia="宋体" w:hAnsi="宋体" w:hint="eastAsia"/>
          <w:sz w:val="24"/>
          <w:szCs w:val="24"/>
        </w:rPr>
        <w:t>；</w:t>
      </w:r>
    </w:p>
    <w:p w14:paraId="19F449AC" w14:textId="5C28F463" w:rsidR="00AB44C0" w:rsidRPr="00BC77C5" w:rsidRDefault="00AB44C0" w:rsidP="0059677D">
      <w:pPr>
        <w:pStyle w:val="a3"/>
        <w:numPr>
          <w:ilvl w:val="0"/>
          <w:numId w:val="9"/>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针对每行记录，提供费用明细、充</w:t>
      </w:r>
      <w:proofErr w:type="gramStart"/>
      <w:r w:rsidRPr="00BC77C5">
        <w:rPr>
          <w:rFonts w:ascii="宋体" w:eastAsia="宋体" w:hAnsi="宋体" w:hint="eastAsia"/>
          <w:sz w:val="24"/>
          <w:szCs w:val="24"/>
        </w:rPr>
        <w:t>值操作</w:t>
      </w:r>
      <w:proofErr w:type="gramEnd"/>
      <w:r w:rsidRPr="00BC77C5">
        <w:rPr>
          <w:rFonts w:ascii="宋体" w:eastAsia="宋体" w:hAnsi="宋体" w:hint="eastAsia"/>
          <w:sz w:val="24"/>
          <w:szCs w:val="24"/>
        </w:rPr>
        <w:t>按钮；点击费用明细按钮，以当前记录对应</w:t>
      </w:r>
      <w:r w:rsidR="000E1628" w:rsidRPr="00BC77C5">
        <w:rPr>
          <w:rFonts w:ascii="宋体" w:eastAsia="宋体" w:hAnsi="宋体" w:hint="eastAsia"/>
          <w:sz w:val="24"/>
          <w:szCs w:val="24"/>
        </w:rPr>
        <w:t>计费账户</w:t>
      </w:r>
      <w:r w:rsidRPr="00BC77C5">
        <w:rPr>
          <w:rFonts w:ascii="宋体" w:eastAsia="宋体" w:hAnsi="宋体" w:hint="eastAsia"/>
          <w:sz w:val="24"/>
          <w:szCs w:val="24"/>
        </w:rPr>
        <w:t>作为搜索条件，跳转至费用明细查询</w:t>
      </w:r>
      <w:proofErr w:type="gramStart"/>
      <w:r w:rsidRPr="00BC77C5">
        <w:rPr>
          <w:rFonts w:ascii="宋体" w:eastAsia="宋体" w:hAnsi="宋体" w:hint="eastAsia"/>
          <w:sz w:val="24"/>
          <w:szCs w:val="24"/>
        </w:rPr>
        <w:t>界面扣费</w:t>
      </w:r>
      <w:proofErr w:type="gramEnd"/>
      <w:r w:rsidRPr="00BC77C5">
        <w:rPr>
          <w:rFonts w:ascii="宋体" w:eastAsia="宋体" w:hAnsi="宋体" w:hint="eastAsia"/>
          <w:sz w:val="24"/>
          <w:szCs w:val="24"/>
        </w:rPr>
        <w:t>Tab页；点击充值按</w:t>
      </w:r>
      <w:r w:rsidRPr="00BC77C5">
        <w:rPr>
          <w:rFonts w:ascii="宋体" w:eastAsia="宋体" w:hAnsi="宋体" w:hint="eastAsia"/>
          <w:sz w:val="24"/>
          <w:szCs w:val="24"/>
        </w:rPr>
        <w:lastRenderedPageBreak/>
        <w:t>钮，跳转至充值界面；</w:t>
      </w:r>
    </w:p>
    <w:p w14:paraId="4BBB1D75" w14:textId="6260CB63" w:rsidR="00AB44C0" w:rsidRPr="00BC77C5" w:rsidRDefault="00AB44C0" w:rsidP="0059677D">
      <w:pPr>
        <w:pStyle w:val="a3"/>
        <w:numPr>
          <w:ilvl w:val="0"/>
          <w:numId w:val="8"/>
        </w:numPr>
        <w:ind w:left="851" w:rightChars="-500" w:right="-1050" w:firstLineChars="0"/>
        <w:jc w:val="left"/>
        <w:rPr>
          <w:rFonts w:ascii="宋体" w:eastAsia="宋体" w:hAnsi="宋体"/>
          <w:sz w:val="24"/>
          <w:szCs w:val="24"/>
        </w:rPr>
      </w:pPr>
      <w:r w:rsidRPr="00BC77C5">
        <w:rPr>
          <w:rFonts w:ascii="宋体" w:eastAsia="宋体" w:hAnsi="宋体" w:hint="eastAsia"/>
          <w:sz w:val="24"/>
          <w:szCs w:val="24"/>
        </w:rPr>
        <w:t>提供批量充值按钮，点击后将当前已选择记录作为页面初始化参数，跳转至充值</w:t>
      </w:r>
      <w:r w:rsidR="00A76DAE" w:rsidRPr="00BC77C5">
        <w:rPr>
          <w:rFonts w:ascii="宋体" w:eastAsia="宋体" w:hAnsi="宋体" w:hint="eastAsia"/>
          <w:sz w:val="24"/>
          <w:szCs w:val="24"/>
        </w:rPr>
        <w:t>功能</w:t>
      </w:r>
      <w:r w:rsidRPr="00BC77C5">
        <w:rPr>
          <w:rFonts w:ascii="宋体" w:eastAsia="宋体" w:hAnsi="宋体" w:hint="eastAsia"/>
          <w:sz w:val="24"/>
          <w:szCs w:val="24"/>
        </w:rPr>
        <w:t>（带入当前界面已选择记录数据）；</w:t>
      </w:r>
    </w:p>
    <w:p w14:paraId="6465E067" w14:textId="77777777" w:rsidR="00AB44C0" w:rsidRPr="00673E06" w:rsidRDefault="00AB44C0" w:rsidP="00AB44C0">
      <w:pPr>
        <w:pStyle w:val="a3"/>
        <w:ind w:left="851" w:rightChars="-500" w:right="-1050" w:firstLineChars="0" w:firstLine="0"/>
        <w:jc w:val="left"/>
        <w:rPr>
          <w:rFonts w:ascii="宋体" w:eastAsia="宋体" w:hAnsi="宋体"/>
          <w:sz w:val="22"/>
        </w:rPr>
      </w:pPr>
    </w:p>
    <w:p w14:paraId="335EB386" w14:textId="771A3DFA" w:rsidR="00AB44C0" w:rsidRPr="00673E06" w:rsidRDefault="00AB44C0"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费用明细清单查询功能</w:t>
      </w:r>
    </w:p>
    <w:p w14:paraId="5319E8EE" w14:textId="137E1AC2" w:rsidR="00AB44C0" w:rsidRPr="00673E06" w:rsidRDefault="006C3DA6" w:rsidP="00AB44C0">
      <w:pPr>
        <w:rPr>
          <w:rFonts w:ascii="宋体" w:eastAsia="宋体" w:hAnsi="宋体"/>
          <w:b/>
          <w:sz w:val="22"/>
        </w:rPr>
      </w:pPr>
      <w:r w:rsidRPr="00673E06">
        <w:rPr>
          <w:rFonts w:ascii="宋体" w:eastAsia="宋体" w:hAnsi="宋体"/>
          <w:noProof/>
        </w:rPr>
        <w:drawing>
          <wp:inline distT="0" distB="0" distL="0" distR="0" wp14:anchorId="67D5509A" wp14:editId="4695CA98">
            <wp:extent cx="5274310" cy="1752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52600"/>
                    </a:xfrm>
                    <a:prstGeom prst="rect">
                      <a:avLst/>
                    </a:prstGeom>
                  </pic:spPr>
                </pic:pic>
              </a:graphicData>
            </a:graphic>
          </wp:inline>
        </w:drawing>
      </w:r>
    </w:p>
    <w:p w14:paraId="2409D6B8" w14:textId="1F2C5CC6" w:rsidR="00AB44C0" w:rsidRPr="00BC77C5" w:rsidRDefault="00AB44C0" w:rsidP="0059677D">
      <w:pPr>
        <w:pStyle w:val="a3"/>
        <w:numPr>
          <w:ilvl w:val="0"/>
          <w:numId w:val="1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根据跳转至该页面时传入的</w:t>
      </w:r>
      <w:r w:rsidR="000E1628" w:rsidRPr="00BC77C5">
        <w:rPr>
          <w:rFonts w:ascii="宋体" w:eastAsia="宋体" w:hAnsi="宋体" w:hint="eastAsia"/>
          <w:sz w:val="24"/>
          <w:szCs w:val="24"/>
        </w:rPr>
        <w:t>计费账户</w:t>
      </w:r>
      <w:r w:rsidRPr="00BC77C5">
        <w:rPr>
          <w:rFonts w:ascii="宋体" w:eastAsia="宋体" w:hAnsi="宋体" w:hint="eastAsia"/>
          <w:sz w:val="24"/>
          <w:szCs w:val="24"/>
        </w:rPr>
        <w:t>，初始化费用明细清单查询界面数据；</w:t>
      </w:r>
    </w:p>
    <w:p w14:paraId="287F05AC" w14:textId="77777777" w:rsidR="00AB44C0" w:rsidRPr="00BC77C5" w:rsidRDefault="00AB44C0" w:rsidP="0059677D">
      <w:pPr>
        <w:pStyle w:val="a3"/>
        <w:numPr>
          <w:ilvl w:val="0"/>
          <w:numId w:val="11"/>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界面提供以下搜索条件对账号费用清单记录进行查询：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AB44C0" w:rsidRPr="00673E06" w14:paraId="7B11A10C" w14:textId="77777777" w:rsidTr="001F42A8">
        <w:tc>
          <w:tcPr>
            <w:tcW w:w="1617" w:type="dxa"/>
            <w:shd w:val="clear" w:color="auto" w:fill="8EAADB" w:themeFill="accent1" w:themeFillTint="99"/>
          </w:tcPr>
          <w:p w14:paraId="2C094D22"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7BE0ED49"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7EFC04D9"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2552F870"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AB44C0" w:rsidRPr="00673E06" w14:paraId="2D90F618" w14:textId="77777777" w:rsidTr="001F42A8">
        <w:tc>
          <w:tcPr>
            <w:tcW w:w="1617" w:type="dxa"/>
          </w:tcPr>
          <w:p w14:paraId="6E5C4AAF"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65AA093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文本框（不可编辑）</w:t>
            </w:r>
          </w:p>
        </w:tc>
        <w:tc>
          <w:tcPr>
            <w:tcW w:w="2835" w:type="dxa"/>
          </w:tcPr>
          <w:p w14:paraId="472F931D"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当前登录账号归属商场编码</w:t>
            </w:r>
          </w:p>
        </w:tc>
        <w:tc>
          <w:tcPr>
            <w:tcW w:w="2552" w:type="dxa"/>
          </w:tcPr>
          <w:p w14:paraId="072B921C"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AB44C0" w:rsidRPr="00673E06" w14:paraId="57B633A3" w14:textId="77777777" w:rsidTr="001F42A8">
        <w:tc>
          <w:tcPr>
            <w:tcW w:w="1617" w:type="dxa"/>
          </w:tcPr>
          <w:p w14:paraId="2D3DB9DB"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360" w:type="dxa"/>
          </w:tcPr>
          <w:p w14:paraId="340FD6CF"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EB08B47" w14:textId="5AF69B86"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当登录角色不是商场管理员时，该文本框为当前登录人员账号的所属门店</w:t>
            </w:r>
            <w:r w:rsidR="002223E7" w:rsidRPr="00EF774F">
              <w:rPr>
                <w:rFonts w:ascii="宋体" w:eastAsia="宋体" w:hAnsi="宋体" w:hint="eastAsia"/>
                <w:sz w:val="24"/>
                <w:szCs w:val="24"/>
              </w:rPr>
              <w:t>，且不可编辑</w:t>
            </w:r>
            <w:r w:rsidRPr="00EF774F">
              <w:rPr>
                <w:rFonts w:ascii="宋体" w:eastAsia="宋体" w:hAnsi="宋体" w:hint="eastAsia"/>
                <w:sz w:val="24"/>
                <w:szCs w:val="24"/>
              </w:rPr>
              <w:t>。</w:t>
            </w:r>
          </w:p>
        </w:tc>
        <w:tc>
          <w:tcPr>
            <w:tcW w:w="2552" w:type="dxa"/>
          </w:tcPr>
          <w:p w14:paraId="35DC18F5"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空（仅支持该商场下门店的模糊搜索）</w:t>
            </w:r>
          </w:p>
        </w:tc>
      </w:tr>
      <w:tr w:rsidR="00AB44C0" w:rsidRPr="00673E06" w14:paraId="4062EE66" w14:textId="77777777" w:rsidTr="001F42A8">
        <w:tc>
          <w:tcPr>
            <w:tcW w:w="1617" w:type="dxa"/>
          </w:tcPr>
          <w:p w14:paraId="03E7DCBE"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360" w:type="dxa"/>
          </w:tcPr>
          <w:p w14:paraId="710C2768"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A50BE6F"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（仅可对本商场下的MTDS账号姓名进行模糊搜索，当登录角色不是商场管理员时，该文本框</w:t>
            </w:r>
            <w:proofErr w:type="gramStart"/>
            <w:r w:rsidRPr="00EF774F">
              <w:rPr>
                <w:rFonts w:ascii="宋体" w:eastAsia="宋体" w:hAnsi="宋体" w:hint="eastAsia"/>
                <w:sz w:val="24"/>
                <w:szCs w:val="24"/>
              </w:rPr>
              <w:t>问当前</w:t>
            </w:r>
            <w:proofErr w:type="gramEnd"/>
            <w:r w:rsidRPr="00EF774F">
              <w:rPr>
                <w:rFonts w:ascii="宋体" w:eastAsia="宋体" w:hAnsi="宋体" w:hint="eastAsia"/>
                <w:sz w:val="24"/>
                <w:szCs w:val="24"/>
              </w:rPr>
              <w:t>登录人员的MTDS姓名且不可编辑。）</w:t>
            </w:r>
          </w:p>
        </w:tc>
        <w:tc>
          <w:tcPr>
            <w:tcW w:w="2552" w:type="dxa"/>
          </w:tcPr>
          <w:p w14:paraId="06A699B2"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初始化参数对应的MTDS账号姓名</w:t>
            </w:r>
          </w:p>
        </w:tc>
      </w:tr>
      <w:tr w:rsidR="00AB44C0" w:rsidRPr="00673E06" w14:paraId="7383D1D3" w14:textId="77777777" w:rsidTr="001F42A8">
        <w:tc>
          <w:tcPr>
            <w:tcW w:w="1617" w:type="dxa"/>
          </w:tcPr>
          <w:p w14:paraId="2E60836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479D5FFB"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B77F30D"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（仅可对本商场下的MTDS账号进行模糊搜索，当登录角色不是商场管理员时，该文本框</w:t>
            </w:r>
            <w:proofErr w:type="gramStart"/>
            <w:r w:rsidRPr="00EF774F">
              <w:rPr>
                <w:rFonts w:ascii="宋体" w:eastAsia="宋体" w:hAnsi="宋体" w:hint="eastAsia"/>
                <w:sz w:val="24"/>
                <w:szCs w:val="24"/>
              </w:rPr>
              <w:t>问当前</w:t>
            </w:r>
            <w:proofErr w:type="gramEnd"/>
            <w:r w:rsidRPr="00EF774F">
              <w:rPr>
                <w:rFonts w:ascii="宋体" w:eastAsia="宋体" w:hAnsi="宋体" w:hint="eastAsia"/>
                <w:sz w:val="24"/>
                <w:szCs w:val="24"/>
              </w:rPr>
              <w:t>登录人员的MTDS账号且不可编辑。）</w:t>
            </w:r>
          </w:p>
        </w:tc>
        <w:tc>
          <w:tcPr>
            <w:tcW w:w="2552" w:type="dxa"/>
          </w:tcPr>
          <w:p w14:paraId="43B435E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初始化参数对应的MTDS账号</w:t>
            </w:r>
          </w:p>
        </w:tc>
      </w:tr>
      <w:tr w:rsidR="00AB44C0" w:rsidRPr="00673E06" w14:paraId="7DA3FB07" w14:textId="77777777" w:rsidTr="001F42A8">
        <w:tc>
          <w:tcPr>
            <w:tcW w:w="1617" w:type="dxa"/>
          </w:tcPr>
          <w:p w14:paraId="23158ABC" w14:textId="619FE729" w:rsidR="00AB44C0" w:rsidRPr="00EF774F" w:rsidRDefault="00650838"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r w:rsidR="00AB44C0" w:rsidRPr="00EF774F">
              <w:rPr>
                <w:rFonts w:ascii="宋体" w:eastAsia="宋体" w:hAnsi="宋体" w:hint="eastAsia"/>
                <w:sz w:val="24"/>
                <w:szCs w:val="24"/>
              </w:rPr>
              <w:t>类型</w:t>
            </w:r>
          </w:p>
        </w:tc>
        <w:tc>
          <w:tcPr>
            <w:tcW w:w="1360" w:type="dxa"/>
          </w:tcPr>
          <w:p w14:paraId="0C78042C"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7344D676" w14:textId="2830DEF0"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9A362A" w:rsidRPr="00EF774F">
              <w:rPr>
                <w:rFonts w:ascii="宋体" w:eastAsia="宋体" w:hAnsi="宋体" w:hint="eastAsia"/>
                <w:sz w:val="24"/>
                <w:szCs w:val="24"/>
              </w:rPr>
              <w:t>对应数据字典值</w:t>
            </w:r>
          </w:p>
        </w:tc>
        <w:tc>
          <w:tcPr>
            <w:tcW w:w="2552" w:type="dxa"/>
          </w:tcPr>
          <w:p w14:paraId="32E45BD6"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AB44C0" w:rsidRPr="00673E06" w14:paraId="72E1AE33" w14:textId="77777777" w:rsidTr="001F42A8">
        <w:tc>
          <w:tcPr>
            <w:tcW w:w="1617" w:type="dxa"/>
          </w:tcPr>
          <w:p w14:paraId="16E23707" w14:textId="69901D63" w:rsidR="00AB44C0" w:rsidRPr="00EF774F" w:rsidRDefault="00650838"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7F65C83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EBE69B9" w14:textId="3C5726FA" w:rsidR="00AB44C0" w:rsidRPr="00EF774F" w:rsidRDefault="00C33964"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（仅可对本商场下的计费账户进行模糊搜索，当登录角色不是商场管理员时，该文本框</w:t>
            </w:r>
            <w:proofErr w:type="gramStart"/>
            <w:r w:rsidRPr="00EF774F">
              <w:rPr>
                <w:rFonts w:ascii="宋体" w:eastAsia="宋体" w:hAnsi="宋体" w:hint="eastAsia"/>
                <w:sz w:val="24"/>
                <w:szCs w:val="24"/>
              </w:rPr>
              <w:t>问当</w:t>
            </w:r>
            <w:r w:rsidRPr="00EF774F">
              <w:rPr>
                <w:rFonts w:ascii="宋体" w:eastAsia="宋体" w:hAnsi="宋体" w:hint="eastAsia"/>
                <w:sz w:val="24"/>
                <w:szCs w:val="24"/>
              </w:rPr>
              <w:lastRenderedPageBreak/>
              <w:t>前</w:t>
            </w:r>
            <w:proofErr w:type="gramEnd"/>
            <w:r w:rsidRPr="00EF774F">
              <w:rPr>
                <w:rFonts w:ascii="宋体" w:eastAsia="宋体" w:hAnsi="宋体" w:hint="eastAsia"/>
                <w:sz w:val="24"/>
                <w:szCs w:val="24"/>
              </w:rPr>
              <w:t>登录人员的计费账户且不可编辑。）</w:t>
            </w:r>
          </w:p>
        </w:tc>
        <w:tc>
          <w:tcPr>
            <w:tcW w:w="2552" w:type="dxa"/>
          </w:tcPr>
          <w:p w14:paraId="69EAE1B4" w14:textId="6BD24CC3"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lastRenderedPageBreak/>
              <w:t>空（支持该商场下</w:t>
            </w:r>
            <w:r w:rsidR="000E1628" w:rsidRPr="00EF774F">
              <w:rPr>
                <w:rFonts w:ascii="宋体" w:eastAsia="宋体" w:hAnsi="宋体" w:hint="eastAsia"/>
                <w:sz w:val="24"/>
                <w:szCs w:val="24"/>
              </w:rPr>
              <w:t>计费账户</w:t>
            </w:r>
            <w:r w:rsidRPr="00EF774F">
              <w:rPr>
                <w:rFonts w:ascii="宋体" w:eastAsia="宋体" w:hAnsi="宋体" w:hint="eastAsia"/>
                <w:sz w:val="24"/>
                <w:szCs w:val="24"/>
              </w:rPr>
              <w:t>的模糊搜索）</w:t>
            </w:r>
          </w:p>
        </w:tc>
      </w:tr>
      <w:tr w:rsidR="00AB44C0" w:rsidRPr="00673E06" w14:paraId="0794FA9C" w14:textId="77777777" w:rsidTr="001F42A8">
        <w:tc>
          <w:tcPr>
            <w:tcW w:w="1617" w:type="dxa"/>
          </w:tcPr>
          <w:p w14:paraId="56E4C560" w14:textId="19E40709" w:rsidR="00AB44C0" w:rsidRPr="00EF774F" w:rsidRDefault="00650838"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w:t>
            </w:r>
          </w:p>
        </w:tc>
        <w:tc>
          <w:tcPr>
            <w:tcW w:w="1360" w:type="dxa"/>
          </w:tcPr>
          <w:p w14:paraId="2174CE9E"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1927359A" w14:textId="45FF5A88" w:rsidR="00AB44C0" w:rsidRPr="00EF774F" w:rsidRDefault="00650838"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全部、（对应计费账户类型的所有计费项目）</w:t>
            </w:r>
          </w:p>
        </w:tc>
        <w:tc>
          <w:tcPr>
            <w:tcW w:w="2552" w:type="dxa"/>
          </w:tcPr>
          <w:p w14:paraId="10402340"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AB44C0" w:rsidRPr="00673E06" w14:paraId="06FD1F08" w14:textId="77777777" w:rsidTr="001F42A8">
        <w:tc>
          <w:tcPr>
            <w:tcW w:w="1617" w:type="dxa"/>
          </w:tcPr>
          <w:p w14:paraId="642A6FE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费用清单类型</w:t>
            </w:r>
          </w:p>
        </w:tc>
        <w:tc>
          <w:tcPr>
            <w:tcW w:w="1360" w:type="dxa"/>
          </w:tcPr>
          <w:p w14:paraId="4B135F76"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4141FF58" w14:textId="77A598E0"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全部、充值清单、</w:t>
            </w:r>
            <w:proofErr w:type="gramStart"/>
            <w:r w:rsidRPr="00EF774F">
              <w:rPr>
                <w:rFonts w:ascii="宋体" w:eastAsia="宋体" w:hAnsi="宋体" w:hint="eastAsia"/>
                <w:sz w:val="24"/>
                <w:szCs w:val="24"/>
              </w:rPr>
              <w:t>扣费清单</w:t>
            </w:r>
            <w:proofErr w:type="gramEnd"/>
            <w:r w:rsidR="00202174" w:rsidRPr="00EF774F">
              <w:rPr>
                <w:rFonts w:ascii="宋体" w:eastAsia="宋体" w:hAnsi="宋体" w:hint="eastAsia"/>
                <w:sz w:val="24"/>
                <w:szCs w:val="24"/>
              </w:rPr>
              <w:t>、退费清单</w:t>
            </w:r>
          </w:p>
        </w:tc>
        <w:tc>
          <w:tcPr>
            <w:tcW w:w="2552" w:type="dxa"/>
          </w:tcPr>
          <w:p w14:paraId="1BEDA5C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AB44C0" w:rsidRPr="00673E06" w14:paraId="0C6069D1" w14:textId="77777777" w:rsidTr="001F42A8">
        <w:tc>
          <w:tcPr>
            <w:tcW w:w="1617" w:type="dxa"/>
          </w:tcPr>
          <w:p w14:paraId="379C2CAE"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费用清单状态</w:t>
            </w:r>
          </w:p>
        </w:tc>
        <w:tc>
          <w:tcPr>
            <w:tcW w:w="1360" w:type="dxa"/>
          </w:tcPr>
          <w:p w14:paraId="7D6AE09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08369803" w14:textId="579E97F9"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265B58" w:rsidRPr="00EF774F">
              <w:rPr>
                <w:rFonts w:ascii="宋体" w:eastAsia="宋体" w:hAnsi="宋体" w:hint="eastAsia"/>
                <w:sz w:val="24"/>
                <w:szCs w:val="24"/>
              </w:rPr>
              <w:t>各类费用清单对应的状态；</w:t>
            </w:r>
            <w:proofErr w:type="gramStart"/>
            <w:r w:rsidR="00265B58" w:rsidRPr="00EF774F">
              <w:rPr>
                <w:rFonts w:ascii="宋体" w:eastAsia="宋体" w:hAnsi="宋体" w:hint="eastAsia"/>
                <w:sz w:val="24"/>
                <w:szCs w:val="24"/>
              </w:rPr>
              <w:t>当费用</w:t>
            </w:r>
            <w:proofErr w:type="gramEnd"/>
            <w:r w:rsidR="00265B58" w:rsidRPr="00EF774F">
              <w:rPr>
                <w:rFonts w:ascii="宋体" w:eastAsia="宋体" w:hAnsi="宋体" w:hint="eastAsia"/>
                <w:sz w:val="24"/>
                <w:szCs w:val="24"/>
              </w:rPr>
              <w:t>清单类型选择具体清单类型时方可选择；</w:t>
            </w:r>
          </w:p>
        </w:tc>
        <w:tc>
          <w:tcPr>
            <w:tcW w:w="2552" w:type="dxa"/>
          </w:tcPr>
          <w:p w14:paraId="31726383"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AB44C0" w:rsidRPr="00673E06" w14:paraId="55829E99" w14:textId="77777777" w:rsidTr="001F42A8">
        <w:tc>
          <w:tcPr>
            <w:tcW w:w="1617" w:type="dxa"/>
          </w:tcPr>
          <w:p w14:paraId="69C8268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费用清单流水号</w:t>
            </w:r>
          </w:p>
        </w:tc>
        <w:tc>
          <w:tcPr>
            <w:tcW w:w="1360" w:type="dxa"/>
          </w:tcPr>
          <w:p w14:paraId="3E7A09D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AD7606E"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（仅可对本商场下的费用清单流水号进行模糊搜索）</w:t>
            </w:r>
          </w:p>
        </w:tc>
        <w:tc>
          <w:tcPr>
            <w:tcW w:w="2552" w:type="dxa"/>
          </w:tcPr>
          <w:p w14:paraId="639B3D1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AB44C0" w:rsidRPr="00673E06" w14:paraId="740FA83F" w14:textId="77777777" w:rsidTr="001F42A8">
        <w:tc>
          <w:tcPr>
            <w:tcW w:w="1617" w:type="dxa"/>
          </w:tcPr>
          <w:p w14:paraId="0F0B433A"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费用清单凭证号</w:t>
            </w:r>
          </w:p>
        </w:tc>
        <w:tc>
          <w:tcPr>
            <w:tcW w:w="1360" w:type="dxa"/>
          </w:tcPr>
          <w:p w14:paraId="3E1ED446"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FC250DB"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（仅可对本商场下的费用清单凭证号进行模糊搜索）</w:t>
            </w:r>
          </w:p>
        </w:tc>
        <w:tc>
          <w:tcPr>
            <w:tcW w:w="2552" w:type="dxa"/>
          </w:tcPr>
          <w:p w14:paraId="1CA4A9B8"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AB44C0" w:rsidRPr="00673E06" w14:paraId="005560F6" w14:textId="77777777" w:rsidTr="001F42A8">
        <w:tc>
          <w:tcPr>
            <w:tcW w:w="1617" w:type="dxa"/>
          </w:tcPr>
          <w:p w14:paraId="17B65FC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sz w:val="24"/>
                <w:szCs w:val="24"/>
              </w:rPr>
              <w:t>K3</w:t>
            </w:r>
            <w:proofErr w:type="gramStart"/>
            <w:r w:rsidRPr="00EF774F">
              <w:rPr>
                <w:rFonts w:ascii="宋体" w:eastAsia="宋体" w:hAnsi="宋体"/>
                <w:sz w:val="24"/>
                <w:szCs w:val="24"/>
              </w:rPr>
              <w:t>扣费账户</w:t>
            </w:r>
            <w:proofErr w:type="gramEnd"/>
          </w:p>
        </w:tc>
        <w:tc>
          <w:tcPr>
            <w:tcW w:w="1360" w:type="dxa"/>
          </w:tcPr>
          <w:p w14:paraId="4A84A4D0"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DB3ABC2"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（仅可对本商场下的K</w:t>
            </w:r>
            <w:r w:rsidRPr="00EF774F">
              <w:rPr>
                <w:rFonts w:ascii="宋体" w:eastAsia="宋体" w:hAnsi="宋体"/>
                <w:sz w:val="24"/>
                <w:szCs w:val="24"/>
              </w:rPr>
              <w:t>3</w:t>
            </w:r>
            <w:proofErr w:type="gramStart"/>
            <w:r w:rsidRPr="00EF774F">
              <w:rPr>
                <w:rFonts w:ascii="宋体" w:eastAsia="宋体" w:hAnsi="宋体" w:hint="eastAsia"/>
                <w:sz w:val="24"/>
                <w:szCs w:val="24"/>
              </w:rPr>
              <w:t>扣费账户</w:t>
            </w:r>
            <w:proofErr w:type="gramEnd"/>
            <w:r w:rsidRPr="00EF774F">
              <w:rPr>
                <w:rFonts w:ascii="宋体" w:eastAsia="宋体" w:hAnsi="宋体" w:hint="eastAsia"/>
                <w:sz w:val="24"/>
                <w:szCs w:val="24"/>
              </w:rPr>
              <w:t>进行精确搜索）</w:t>
            </w:r>
          </w:p>
        </w:tc>
        <w:tc>
          <w:tcPr>
            <w:tcW w:w="2552" w:type="dxa"/>
          </w:tcPr>
          <w:p w14:paraId="50D11667"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AB44C0" w:rsidRPr="00673E06" w14:paraId="33527506" w14:textId="77777777" w:rsidTr="001F42A8">
        <w:tc>
          <w:tcPr>
            <w:tcW w:w="1617" w:type="dxa"/>
          </w:tcPr>
          <w:p w14:paraId="6675744A"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开始日期</w:t>
            </w:r>
          </w:p>
        </w:tc>
        <w:tc>
          <w:tcPr>
            <w:tcW w:w="1360" w:type="dxa"/>
          </w:tcPr>
          <w:p w14:paraId="42FB1A3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3628B3D3"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（选择到分钟，默认为时间为当分钟0:</w:t>
            </w:r>
            <w:r w:rsidRPr="00EF774F">
              <w:rPr>
                <w:rFonts w:ascii="宋体" w:eastAsia="宋体" w:hAnsi="宋体"/>
                <w:sz w:val="24"/>
                <w:szCs w:val="24"/>
              </w:rPr>
              <w:t>00</w:t>
            </w:r>
            <w:r w:rsidRPr="00EF774F">
              <w:rPr>
                <w:rFonts w:ascii="宋体" w:eastAsia="宋体" w:hAnsi="宋体" w:hint="eastAsia"/>
                <w:sz w:val="24"/>
                <w:szCs w:val="24"/>
              </w:rPr>
              <w:t>）</w:t>
            </w:r>
          </w:p>
        </w:tc>
        <w:tc>
          <w:tcPr>
            <w:tcW w:w="2552" w:type="dxa"/>
          </w:tcPr>
          <w:p w14:paraId="5287805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r w:rsidRPr="00EF774F">
              <w:rPr>
                <w:rFonts w:ascii="宋体" w:eastAsia="宋体" w:hAnsi="宋体"/>
                <w:sz w:val="24"/>
                <w:szCs w:val="24"/>
              </w:rPr>
              <w:t>1</w:t>
            </w:r>
            <w:r w:rsidRPr="00EF774F">
              <w:rPr>
                <w:rFonts w:ascii="宋体" w:eastAsia="宋体" w:hAnsi="宋体" w:hint="eastAsia"/>
                <w:sz w:val="24"/>
                <w:szCs w:val="24"/>
              </w:rPr>
              <w:t>周</w:t>
            </w:r>
          </w:p>
        </w:tc>
      </w:tr>
      <w:tr w:rsidR="00AB44C0" w:rsidRPr="00673E06" w14:paraId="2F486703" w14:textId="77777777" w:rsidTr="001F42A8">
        <w:tc>
          <w:tcPr>
            <w:tcW w:w="1617" w:type="dxa"/>
          </w:tcPr>
          <w:p w14:paraId="7D603999"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结束日期</w:t>
            </w:r>
          </w:p>
        </w:tc>
        <w:tc>
          <w:tcPr>
            <w:tcW w:w="1360" w:type="dxa"/>
          </w:tcPr>
          <w:p w14:paraId="6F8E9B4A"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4CE857B3"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（选择到天，默认为时间为当天</w:t>
            </w:r>
            <w:r w:rsidRPr="00EF774F">
              <w:rPr>
                <w:rFonts w:ascii="宋体" w:eastAsia="宋体" w:hAnsi="宋体"/>
                <w:sz w:val="24"/>
                <w:szCs w:val="24"/>
              </w:rPr>
              <w:t>23</w:t>
            </w:r>
            <w:r w:rsidRPr="00EF774F">
              <w:rPr>
                <w:rFonts w:ascii="宋体" w:eastAsia="宋体" w:hAnsi="宋体" w:hint="eastAsia"/>
                <w:sz w:val="24"/>
                <w:szCs w:val="24"/>
              </w:rPr>
              <w:t>:</w:t>
            </w:r>
            <w:r w:rsidRPr="00EF774F">
              <w:rPr>
                <w:rFonts w:ascii="宋体" w:eastAsia="宋体" w:hAnsi="宋体"/>
                <w:sz w:val="24"/>
                <w:szCs w:val="24"/>
              </w:rPr>
              <w:t>59</w:t>
            </w:r>
            <w:r w:rsidRPr="00EF774F">
              <w:rPr>
                <w:rFonts w:ascii="宋体" w:eastAsia="宋体" w:hAnsi="宋体" w:hint="eastAsia"/>
                <w:sz w:val="24"/>
                <w:szCs w:val="24"/>
              </w:rPr>
              <w:t>）</w:t>
            </w:r>
          </w:p>
        </w:tc>
        <w:tc>
          <w:tcPr>
            <w:tcW w:w="2552" w:type="dxa"/>
          </w:tcPr>
          <w:p w14:paraId="08794493"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p>
        </w:tc>
      </w:tr>
    </w:tbl>
    <w:p w14:paraId="07A4ACFE" w14:textId="7B25F512" w:rsidR="00AB44C0" w:rsidRPr="00BC77C5" w:rsidRDefault="00AB44C0" w:rsidP="0059677D">
      <w:pPr>
        <w:pStyle w:val="a3"/>
        <w:numPr>
          <w:ilvl w:val="0"/>
          <w:numId w:val="1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搜索结果以列表形式、按照记录生成日期倒序排列展示，展示字段包括有：所属商场、所属门店、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w:t>
      </w:r>
      <w:r w:rsidR="00C6351D" w:rsidRPr="00BC77C5">
        <w:rPr>
          <w:rFonts w:ascii="宋体" w:eastAsia="宋体" w:hAnsi="宋体" w:hint="eastAsia"/>
          <w:sz w:val="24"/>
          <w:szCs w:val="24"/>
        </w:rPr>
        <w:t>计费账户</w:t>
      </w:r>
      <w:r w:rsidRPr="00BC77C5">
        <w:rPr>
          <w:rFonts w:ascii="宋体" w:eastAsia="宋体" w:hAnsi="宋体" w:hint="eastAsia"/>
          <w:sz w:val="24"/>
          <w:szCs w:val="24"/>
        </w:rPr>
        <w:t>类型、</w:t>
      </w:r>
      <w:r w:rsidR="00C6351D" w:rsidRPr="00BC77C5">
        <w:rPr>
          <w:rFonts w:ascii="宋体" w:eastAsia="宋体" w:hAnsi="宋体" w:hint="eastAsia"/>
          <w:sz w:val="24"/>
          <w:szCs w:val="24"/>
        </w:rPr>
        <w:t>计费账户</w:t>
      </w:r>
      <w:r w:rsidRPr="00BC77C5">
        <w:rPr>
          <w:rFonts w:ascii="宋体" w:eastAsia="宋体" w:hAnsi="宋体" w:hint="eastAsia"/>
          <w:sz w:val="24"/>
          <w:szCs w:val="24"/>
        </w:rPr>
        <w:t>、</w:t>
      </w:r>
      <w:r w:rsidR="00C6351D" w:rsidRPr="00BC77C5">
        <w:rPr>
          <w:rFonts w:ascii="宋体" w:eastAsia="宋体" w:hAnsi="宋体" w:hint="eastAsia"/>
          <w:sz w:val="24"/>
          <w:szCs w:val="24"/>
        </w:rPr>
        <w:t>计费项目</w:t>
      </w:r>
      <w:r w:rsidRPr="00BC77C5">
        <w:rPr>
          <w:rFonts w:ascii="宋体" w:eastAsia="宋体" w:hAnsi="宋体" w:hint="eastAsia"/>
          <w:sz w:val="24"/>
          <w:szCs w:val="24"/>
        </w:rPr>
        <w:t>、费用清单类型、</w:t>
      </w:r>
      <w:r w:rsidRPr="00BC77C5">
        <w:rPr>
          <w:rFonts w:ascii="宋体" w:eastAsia="宋体" w:hAnsi="宋体"/>
          <w:sz w:val="24"/>
          <w:szCs w:val="24"/>
        </w:rPr>
        <w:t>K3费用账户</w:t>
      </w:r>
      <w:r w:rsidRPr="00BC77C5">
        <w:rPr>
          <w:rFonts w:ascii="宋体" w:eastAsia="宋体" w:hAnsi="宋体" w:hint="eastAsia"/>
          <w:sz w:val="24"/>
          <w:szCs w:val="24"/>
        </w:rPr>
        <w:t>、费用清单流水号、费用清单凭证号、费用清单产生日期、费用清单状态、金额、费用清单执行说明；</w:t>
      </w:r>
    </w:p>
    <w:p w14:paraId="538D4A03" w14:textId="77777777" w:rsidR="00AB44C0" w:rsidRPr="00BC77C5" w:rsidRDefault="00AB44C0" w:rsidP="0059677D">
      <w:pPr>
        <w:pStyle w:val="a3"/>
        <w:numPr>
          <w:ilvl w:val="0"/>
          <w:numId w:val="1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提供下载明细功能，导出的Excel字段与搜索结果对应的列表字段一致；</w:t>
      </w:r>
    </w:p>
    <w:p w14:paraId="6E5D48B4" w14:textId="77777777" w:rsidR="00AB44C0" w:rsidRPr="00673E06" w:rsidRDefault="00AB44C0" w:rsidP="00AB44C0">
      <w:pPr>
        <w:widowControl/>
        <w:jc w:val="left"/>
        <w:rPr>
          <w:rFonts w:ascii="宋体" w:eastAsia="宋体" w:hAnsi="宋体"/>
        </w:rPr>
      </w:pPr>
    </w:p>
    <w:p w14:paraId="0BBB05A6" w14:textId="1B937E88" w:rsidR="00AB44C0" w:rsidRPr="00673E06" w:rsidRDefault="00AB44C0"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账</w:t>
      </w:r>
      <w:r w:rsidR="007B5C49" w:rsidRPr="00673E06">
        <w:rPr>
          <w:rFonts w:ascii="宋体" w:eastAsia="宋体" w:hAnsi="宋体" w:hint="eastAsia"/>
          <w:b/>
          <w:sz w:val="22"/>
        </w:rPr>
        <w:t>户</w:t>
      </w:r>
      <w:r w:rsidRPr="00673E06">
        <w:rPr>
          <w:rFonts w:ascii="宋体" w:eastAsia="宋体" w:hAnsi="宋体" w:hint="eastAsia"/>
          <w:b/>
          <w:sz w:val="22"/>
        </w:rPr>
        <w:t>充值功能</w:t>
      </w:r>
    </w:p>
    <w:p w14:paraId="20D46648" w14:textId="52B84B1B" w:rsidR="00AB44C0" w:rsidRPr="00673E06" w:rsidRDefault="005935BD" w:rsidP="00AB44C0">
      <w:pPr>
        <w:ind w:rightChars="-500" w:right="-1050"/>
        <w:jc w:val="left"/>
        <w:rPr>
          <w:rFonts w:ascii="宋体" w:eastAsia="宋体" w:hAnsi="宋体"/>
          <w:b/>
          <w:sz w:val="28"/>
        </w:rPr>
      </w:pPr>
      <w:r w:rsidRPr="00673E06">
        <w:rPr>
          <w:rFonts w:ascii="宋体" w:eastAsia="宋体" w:hAnsi="宋体"/>
          <w:noProof/>
        </w:rPr>
        <w:drawing>
          <wp:inline distT="0" distB="0" distL="0" distR="0" wp14:anchorId="03263E6D" wp14:editId="22F7DFEB">
            <wp:extent cx="5274310" cy="14808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80820"/>
                    </a:xfrm>
                    <a:prstGeom prst="rect">
                      <a:avLst/>
                    </a:prstGeom>
                  </pic:spPr>
                </pic:pic>
              </a:graphicData>
            </a:graphic>
          </wp:inline>
        </w:drawing>
      </w:r>
    </w:p>
    <w:p w14:paraId="0F649BBF" w14:textId="77777777"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该界面默认</w:t>
      </w:r>
      <w:proofErr w:type="gramStart"/>
      <w:r w:rsidRPr="00BC77C5">
        <w:rPr>
          <w:rFonts w:ascii="宋体" w:eastAsia="宋体" w:hAnsi="宋体" w:hint="eastAsia"/>
          <w:sz w:val="24"/>
          <w:szCs w:val="24"/>
        </w:rPr>
        <w:t>仅商场</w:t>
      </w:r>
      <w:proofErr w:type="gramEnd"/>
      <w:r w:rsidRPr="00BC77C5">
        <w:rPr>
          <w:rFonts w:ascii="宋体" w:eastAsia="宋体" w:hAnsi="宋体" w:hint="eastAsia"/>
          <w:sz w:val="24"/>
          <w:szCs w:val="24"/>
        </w:rPr>
        <w:t>管理员角色可访问；</w:t>
      </w:r>
    </w:p>
    <w:p w14:paraId="21B79BB8" w14:textId="77777777"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根据已选择记录的初始化参数，初始化账号充值界面；</w:t>
      </w:r>
    </w:p>
    <w:p w14:paraId="1BDDB790" w14:textId="6A0BA28B"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初始化该界面时，调用经销商K</w:t>
      </w:r>
      <w:r w:rsidRPr="00BC77C5">
        <w:rPr>
          <w:rFonts w:ascii="宋体" w:eastAsia="宋体" w:hAnsi="宋体"/>
          <w:sz w:val="24"/>
          <w:szCs w:val="24"/>
        </w:rPr>
        <w:t>3</w:t>
      </w:r>
      <w:r w:rsidRPr="00BC77C5">
        <w:rPr>
          <w:rFonts w:ascii="宋体" w:eastAsia="宋体" w:hAnsi="宋体" w:hint="eastAsia"/>
          <w:sz w:val="24"/>
          <w:szCs w:val="24"/>
        </w:rPr>
        <w:t>账户查询功能，初始化账号下拉框和账户余额数据；</w:t>
      </w:r>
    </w:p>
    <w:p w14:paraId="23D7E15C" w14:textId="77777777"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在批量充值输入框中输入每个账户的充值金额，系统默认将已选择记录列表中的每个账号充值金额置为批量充值金额；</w:t>
      </w:r>
    </w:p>
    <w:p w14:paraId="1C1AD71C" w14:textId="77777777" w:rsidR="00CB0A41"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已选择列表的展示字段包括有：姓名、MTDS账号、</w:t>
      </w:r>
      <w:r w:rsidR="008B2D68" w:rsidRPr="00BC77C5">
        <w:rPr>
          <w:rFonts w:ascii="宋体" w:eastAsia="宋体" w:hAnsi="宋体" w:hint="eastAsia"/>
          <w:sz w:val="24"/>
          <w:szCs w:val="24"/>
        </w:rPr>
        <w:t>计费账户</w:t>
      </w:r>
      <w:r w:rsidRPr="00BC77C5">
        <w:rPr>
          <w:rFonts w:ascii="宋体" w:eastAsia="宋体" w:hAnsi="宋体" w:hint="eastAsia"/>
          <w:sz w:val="24"/>
          <w:szCs w:val="24"/>
        </w:rPr>
        <w:t>类型、</w:t>
      </w:r>
      <w:r w:rsidR="008B2D68" w:rsidRPr="00BC77C5">
        <w:rPr>
          <w:rFonts w:ascii="宋体" w:eastAsia="宋体" w:hAnsi="宋体" w:hint="eastAsia"/>
          <w:sz w:val="24"/>
          <w:szCs w:val="24"/>
        </w:rPr>
        <w:t>计费账户</w:t>
      </w:r>
      <w:r w:rsidRPr="00BC77C5">
        <w:rPr>
          <w:rFonts w:ascii="宋体" w:eastAsia="宋体" w:hAnsi="宋体" w:hint="eastAsia"/>
          <w:sz w:val="24"/>
          <w:szCs w:val="24"/>
        </w:rPr>
        <w:t>、账户余额、充值金额、充值结果、</w:t>
      </w:r>
      <w:r w:rsidR="008B2D68" w:rsidRPr="00BC77C5">
        <w:rPr>
          <w:rFonts w:ascii="宋体" w:eastAsia="宋体" w:hAnsi="宋体" w:hint="eastAsia"/>
          <w:sz w:val="24"/>
          <w:szCs w:val="24"/>
        </w:rPr>
        <w:t>已开通计费项目</w:t>
      </w:r>
      <w:r w:rsidRPr="00BC77C5">
        <w:rPr>
          <w:rFonts w:ascii="宋体" w:eastAsia="宋体" w:hAnsi="宋体" w:hint="eastAsia"/>
          <w:sz w:val="24"/>
          <w:szCs w:val="24"/>
        </w:rPr>
        <w:t>、账号状态、账号有效期；</w:t>
      </w:r>
    </w:p>
    <w:p w14:paraId="1A94DA3E" w14:textId="77777777" w:rsidR="000B5B1B" w:rsidRPr="00BC77C5" w:rsidRDefault="00CB0A41"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针对列表中的记录，根据</w:t>
      </w:r>
      <w:r w:rsidR="000B5B1B" w:rsidRPr="00BC77C5">
        <w:rPr>
          <w:rFonts w:ascii="宋体" w:eastAsia="宋体" w:hAnsi="宋体" w:hint="eastAsia"/>
          <w:sz w:val="24"/>
          <w:szCs w:val="24"/>
        </w:rPr>
        <w:t>选中状态，进行差异化的数据初始化操作：</w:t>
      </w:r>
    </w:p>
    <w:p w14:paraId="2BED5C4B" w14:textId="61336DA6" w:rsidR="00AB44C0" w:rsidRPr="00BC77C5" w:rsidRDefault="000B5B1B" w:rsidP="0059677D">
      <w:pPr>
        <w:pStyle w:val="a3"/>
        <w:numPr>
          <w:ilvl w:val="0"/>
          <w:numId w:val="53"/>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对于被选中的记录，</w:t>
      </w:r>
      <w:r w:rsidR="00AB44C0" w:rsidRPr="00BC77C5">
        <w:rPr>
          <w:rFonts w:ascii="宋体" w:eastAsia="宋体" w:hAnsi="宋体" w:hint="eastAsia"/>
          <w:sz w:val="24"/>
          <w:szCs w:val="24"/>
        </w:rPr>
        <w:t>其中充值金额为文本输入框，可手工输入任意＞0的充值金额；</w:t>
      </w:r>
    </w:p>
    <w:p w14:paraId="0D025791" w14:textId="31DD1E93" w:rsidR="000B5B1B" w:rsidRPr="00BC77C5" w:rsidRDefault="000B5B1B" w:rsidP="0059677D">
      <w:pPr>
        <w:pStyle w:val="a3"/>
        <w:numPr>
          <w:ilvl w:val="0"/>
          <w:numId w:val="53"/>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对于取消选中的记录，将文本框置为不可编辑；</w:t>
      </w:r>
    </w:p>
    <w:p w14:paraId="4BFA62DE" w14:textId="79E4C78F"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根据列表中</w:t>
      </w:r>
      <w:r w:rsidR="00690906" w:rsidRPr="00BC77C5">
        <w:rPr>
          <w:rFonts w:ascii="宋体" w:eastAsia="宋体" w:hAnsi="宋体" w:hint="eastAsia"/>
          <w:sz w:val="24"/>
          <w:szCs w:val="24"/>
        </w:rPr>
        <w:t>已选择的</w:t>
      </w:r>
      <w:r w:rsidRPr="00BC77C5">
        <w:rPr>
          <w:rFonts w:ascii="宋体" w:eastAsia="宋体" w:hAnsi="宋体" w:hint="eastAsia"/>
          <w:sz w:val="24"/>
          <w:szCs w:val="24"/>
        </w:rPr>
        <w:t>每个账号充值金额，自动汇总求和显示本次充值账户数量、充值总额；</w:t>
      </w:r>
    </w:p>
    <w:p w14:paraId="52C51714" w14:textId="4826F017" w:rsidR="00265346"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点击充值确认按钮，</w:t>
      </w:r>
      <w:r w:rsidR="00265346" w:rsidRPr="00BC77C5">
        <w:rPr>
          <w:rFonts w:ascii="宋体" w:eastAsia="宋体" w:hAnsi="宋体" w:hint="eastAsia"/>
          <w:sz w:val="24"/>
          <w:szCs w:val="24"/>
        </w:rPr>
        <w:t>进行如下处理：</w:t>
      </w:r>
    </w:p>
    <w:p w14:paraId="18D58616" w14:textId="0473BF5A" w:rsidR="00AD1C8B" w:rsidRPr="00BC77C5" w:rsidRDefault="00AD1C8B" w:rsidP="00EF090B">
      <w:pPr>
        <w:pStyle w:val="a3"/>
        <w:numPr>
          <w:ilvl w:val="0"/>
          <w:numId w:val="57"/>
        </w:numPr>
        <w:ind w:rightChars="-500" w:right="-1050" w:firstLineChars="0"/>
        <w:jc w:val="left"/>
        <w:rPr>
          <w:rFonts w:ascii="宋体" w:eastAsia="宋体" w:hAnsi="宋体"/>
          <w:sz w:val="24"/>
          <w:szCs w:val="24"/>
        </w:rPr>
      </w:pPr>
      <w:r>
        <w:rPr>
          <w:rFonts w:ascii="宋体" w:eastAsia="宋体" w:hAnsi="宋体" w:hint="eastAsia"/>
          <w:sz w:val="24"/>
          <w:szCs w:val="24"/>
        </w:rPr>
        <w:t>判断当前选择的充值账户状态是否为已启用，</w:t>
      </w:r>
      <w:proofErr w:type="gramStart"/>
      <w:r w:rsidR="00EF090B">
        <w:rPr>
          <w:rFonts w:ascii="宋体" w:eastAsia="宋体" w:hAnsi="宋体" w:hint="eastAsia"/>
          <w:sz w:val="24"/>
          <w:szCs w:val="24"/>
        </w:rPr>
        <w:t>为否时</w:t>
      </w:r>
      <w:proofErr w:type="gramEnd"/>
      <w:r w:rsidR="00EF090B">
        <w:rPr>
          <w:rFonts w:ascii="宋体" w:eastAsia="宋体" w:hAnsi="宋体" w:hint="eastAsia"/>
          <w:sz w:val="24"/>
          <w:szCs w:val="24"/>
        </w:rPr>
        <w:t>提示用户：“您选择的</w:t>
      </w:r>
      <w:proofErr w:type="gramStart"/>
      <w:r w:rsidR="00EF090B">
        <w:rPr>
          <w:rFonts w:ascii="宋体" w:eastAsia="宋体" w:hAnsi="宋体" w:hint="eastAsia"/>
          <w:sz w:val="24"/>
          <w:szCs w:val="24"/>
        </w:rPr>
        <w:t>的</w:t>
      </w:r>
      <w:proofErr w:type="gramEnd"/>
      <w:r w:rsidR="00EF090B">
        <w:rPr>
          <w:rFonts w:ascii="宋体" w:eastAsia="宋体" w:hAnsi="宋体" w:hint="eastAsia"/>
          <w:sz w:val="24"/>
          <w:szCs w:val="24"/>
        </w:rPr>
        <w:t>【XX】账户已被停用，无法进行充值操作！”。</w:t>
      </w:r>
    </w:p>
    <w:p w14:paraId="73BCAAB7" w14:textId="0AAED72B" w:rsidR="00265346" w:rsidRPr="00BC77C5" w:rsidRDefault="00265346" w:rsidP="00265346">
      <w:pPr>
        <w:pStyle w:val="a3"/>
        <w:numPr>
          <w:ilvl w:val="0"/>
          <w:numId w:val="57"/>
        </w:numPr>
        <w:ind w:rightChars="-500" w:right="-1050" w:firstLineChars="0"/>
        <w:jc w:val="left"/>
        <w:rPr>
          <w:rFonts w:ascii="宋体" w:eastAsia="宋体" w:hAnsi="宋体"/>
          <w:sz w:val="24"/>
          <w:szCs w:val="24"/>
        </w:rPr>
      </w:pPr>
      <w:r w:rsidRPr="00BC77C5">
        <w:rPr>
          <w:rFonts w:ascii="宋体" w:eastAsia="宋体" w:hAnsi="宋体" w:hint="eastAsia"/>
          <w:sz w:val="24"/>
          <w:szCs w:val="24"/>
        </w:rPr>
        <w:t>判断K</w:t>
      </w:r>
      <w:r w:rsidRPr="00BC77C5">
        <w:rPr>
          <w:rFonts w:ascii="宋体" w:eastAsia="宋体" w:hAnsi="宋体"/>
          <w:sz w:val="24"/>
          <w:szCs w:val="24"/>
        </w:rPr>
        <w:t>3</w:t>
      </w:r>
      <w:r w:rsidRPr="00BC77C5">
        <w:rPr>
          <w:rFonts w:ascii="宋体" w:eastAsia="宋体" w:hAnsi="宋体" w:hint="eastAsia"/>
          <w:sz w:val="24"/>
          <w:szCs w:val="24"/>
        </w:rPr>
        <w:t>账户余额是否大于本次充值总额，</w:t>
      </w:r>
      <w:proofErr w:type="gramStart"/>
      <w:r w:rsidRPr="00BC77C5">
        <w:rPr>
          <w:rFonts w:ascii="宋体" w:eastAsia="宋体" w:hAnsi="宋体" w:hint="eastAsia"/>
          <w:sz w:val="24"/>
          <w:szCs w:val="24"/>
        </w:rPr>
        <w:t>为否时</w:t>
      </w:r>
      <w:proofErr w:type="gramEnd"/>
      <w:r w:rsidRPr="00BC77C5">
        <w:rPr>
          <w:rFonts w:ascii="宋体" w:eastAsia="宋体" w:hAnsi="宋体" w:hint="eastAsia"/>
          <w:sz w:val="24"/>
          <w:szCs w:val="24"/>
        </w:rPr>
        <w:t>提示用户：“当前选择K</w:t>
      </w:r>
      <w:r w:rsidRPr="00BC77C5">
        <w:rPr>
          <w:rFonts w:ascii="宋体" w:eastAsia="宋体" w:hAnsi="宋体"/>
          <w:sz w:val="24"/>
          <w:szCs w:val="24"/>
        </w:rPr>
        <w:t>3</w:t>
      </w:r>
      <w:r w:rsidRPr="00BC77C5">
        <w:rPr>
          <w:rFonts w:ascii="宋体" w:eastAsia="宋体" w:hAnsi="宋体" w:hint="eastAsia"/>
          <w:sz w:val="24"/>
          <w:szCs w:val="24"/>
        </w:rPr>
        <w:t>账户余额小于本次充值总额，无法发起充值，请选择其它K</w:t>
      </w:r>
      <w:r w:rsidRPr="00BC77C5">
        <w:rPr>
          <w:rFonts w:ascii="宋体" w:eastAsia="宋体" w:hAnsi="宋体"/>
          <w:sz w:val="24"/>
          <w:szCs w:val="24"/>
        </w:rPr>
        <w:t>3</w:t>
      </w:r>
      <w:r w:rsidRPr="00BC77C5">
        <w:rPr>
          <w:rFonts w:ascii="宋体" w:eastAsia="宋体" w:hAnsi="宋体" w:hint="eastAsia"/>
          <w:sz w:val="24"/>
          <w:szCs w:val="24"/>
        </w:rPr>
        <w:t>账户或对当前K</w:t>
      </w:r>
      <w:r w:rsidRPr="00BC77C5">
        <w:rPr>
          <w:rFonts w:ascii="宋体" w:eastAsia="宋体" w:hAnsi="宋体"/>
          <w:sz w:val="24"/>
          <w:szCs w:val="24"/>
        </w:rPr>
        <w:t>3</w:t>
      </w:r>
      <w:r w:rsidRPr="00BC77C5">
        <w:rPr>
          <w:rFonts w:ascii="宋体" w:eastAsia="宋体" w:hAnsi="宋体" w:hint="eastAsia"/>
          <w:sz w:val="24"/>
          <w:szCs w:val="24"/>
        </w:rPr>
        <w:t>账户打款后再进行充值！”</w:t>
      </w:r>
    </w:p>
    <w:p w14:paraId="29DC7209" w14:textId="6E13414A" w:rsidR="007F4D0A" w:rsidRPr="00BC77C5" w:rsidRDefault="00B61ED0" w:rsidP="00265346">
      <w:pPr>
        <w:pStyle w:val="a3"/>
        <w:numPr>
          <w:ilvl w:val="0"/>
          <w:numId w:val="57"/>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对列表中的每个账户，逐条调用计费系统的</w:t>
      </w:r>
      <w:r w:rsidR="004F0548" w:rsidRPr="00BC77C5">
        <w:rPr>
          <w:rFonts w:ascii="宋体" w:eastAsia="宋体" w:hAnsi="宋体" w:hint="eastAsia"/>
          <w:sz w:val="24"/>
          <w:szCs w:val="24"/>
        </w:rPr>
        <w:t>本地</w:t>
      </w:r>
      <w:r w:rsidRPr="00BC77C5">
        <w:rPr>
          <w:rFonts w:ascii="宋体" w:eastAsia="宋体" w:hAnsi="宋体" w:hint="eastAsia"/>
          <w:sz w:val="24"/>
          <w:szCs w:val="24"/>
        </w:rPr>
        <w:t>账户状态与余额查询接口，</w:t>
      </w:r>
      <w:r w:rsidR="007F4D0A" w:rsidRPr="00BC77C5">
        <w:rPr>
          <w:rFonts w:ascii="宋体" w:eastAsia="宋体" w:hAnsi="宋体" w:hint="eastAsia"/>
          <w:sz w:val="24"/>
          <w:szCs w:val="24"/>
        </w:rPr>
        <w:t>对账户</w:t>
      </w:r>
      <w:r w:rsidRPr="00BC77C5">
        <w:rPr>
          <w:rFonts w:ascii="宋体" w:eastAsia="宋体" w:hAnsi="宋体" w:hint="eastAsia"/>
          <w:sz w:val="24"/>
          <w:szCs w:val="24"/>
        </w:rPr>
        <w:t>状态是否满足充值要求进行判断；对于账户状态为已停用的账户，提示用户不能对已停用账户进行充值；</w:t>
      </w:r>
    </w:p>
    <w:p w14:paraId="5FAFAC46" w14:textId="46C5B5CE" w:rsidR="00AB44C0" w:rsidRPr="00BC77C5" w:rsidRDefault="00AB44C0"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针对已选择记录列表中的每条记录，逐条生成对应的</w:t>
      </w:r>
      <w:r w:rsidR="00385466" w:rsidRPr="00BC77C5">
        <w:rPr>
          <w:rFonts w:ascii="宋体" w:eastAsia="宋体" w:hAnsi="宋体" w:hint="eastAsia"/>
          <w:sz w:val="24"/>
          <w:szCs w:val="24"/>
        </w:rPr>
        <w:t>计费账户</w:t>
      </w:r>
      <w:r w:rsidRPr="00BC77C5">
        <w:rPr>
          <w:rFonts w:ascii="宋体" w:eastAsia="宋体" w:hAnsi="宋体" w:hint="eastAsia"/>
          <w:sz w:val="24"/>
          <w:szCs w:val="24"/>
        </w:rPr>
        <w:t>充值清单；</w:t>
      </w:r>
      <w:r w:rsidR="00385466" w:rsidRPr="00BC77C5">
        <w:rPr>
          <w:rFonts w:ascii="宋体" w:eastAsia="宋体" w:hAnsi="宋体" w:hint="eastAsia"/>
          <w:sz w:val="24"/>
          <w:szCs w:val="24"/>
        </w:rPr>
        <w:t>计费</w:t>
      </w:r>
      <w:r w:rsidRPr="00BC77C5">
        <w:rPr>
          <w:rFonts w:ascii="宋体" w:eastAsia="宋体" w:hAnsi="宋体" w:hint="eastAsia"/>
          <w:sz w:val="24"/>
          <w:szCs w:val="24"/>
        </w:rPr>
        <w:t>账</w:t>
      </w:r>
      <w:r w:rsidR="00385466" w:rsidRPr="00BC77C5">
        <w:rPr>
          <w:rFonts w:ascii="宋体" w:eastAsia="宋体" w:hAnsi="宋体" w:hint="eastAsia"/>
          <w:sz w:val="24"/>
          <w:szCs w:val="24"/>
        </w:rPr>
        <w:t>户</w:t>
      </w:r>
      <w:r w:rsidRPr="00BC77C5">
        <w:rPr>
          <w:rFonts w:ascii="宋体" w:eastAsia="宋体" w:hAnsi="宋体" w:hint="eastAsia"/>
          <w:sz w:val="24"/>
          <w:szCs w:val="24"/>
        </w:rPr>
        <w:t>充值清单格式要求如下：</w:t>
      </w:r>
    </w:p>
    <w:tbl>
      <w:tblPr>
        <w:tblStyle w:val="a9"/>
        <w:tblW w:w="8364" w:type="dxa"/>
        <w:tblInd w:w="-5" w:type="dxa"/>
        <w:tblLook w:val="04A0" w:firstRow="1" w:lastRow="0" w:firstColumn="1" w:lastColumn="0" w:noHBand="0" w:noVBand="1"/>
      </w:tblPr>
      <w:tblGrid>
        <w:gridCol w:w="2281"/>
        <w:gridCol w:w="1918"/>
        <w:gridCol w:w="4165"/>
      </w:tblGrid>
      <w:tr w:rsidR="00AB44C0" w:rsidRPr="00673E06" w14:paraId="3FC0D658" w14:textId="77777777" w:rsidTr="001F42A8">
        <w:tc>
          <w:tcPr>
            <w:tcW w:w="2281" w:type="dxa"/>
            <w:shd w:val="clear" w:color="auto" w:fill="8EAADB" w:themeFill="accent1" w:themeFillTint="99"/>
          </w:tcPr>
          <w:p w14:paraId="7170DA29"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字段名</w:t>
            </w:r>
          </w:p>
        </w:tc>
        <w:tc>
          <w:tcPr>
            <w:tcW w:w="1918" w:type="dxa"/>
            <w:shd w:val="clear" w:color="auto" w:fill="8EAADB" w:themeFill="accent1" w:themeFillTint="99"/>
          </w:tcPr>
          <w:p w14:paraId="116E43D8"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字段类型</w:t>
            </w:r>
          </w:p>
        </w:tc>
        <w:tc>
          <w:tcPr>
            <w:tcW w:w="4165" w:type="dxa"/>
            <w:shd w:val="clear" w:color="auto" w:fill="8EAADB" w:themeFill="accent1" w:themeFillTint="99"/>
          </w:tcPr>
          <w:p w14:paraId="4E2D6D24" w14:textId="77777777" w:rsidR="00AB44C0" w:rsidRPr="00673E06" w:rsidRDefault="00AB44C0" w:rsidP="001F42A8">
            <w:pPr>
              <w:pStyle w:val="a3"/>
              <w:ind w:firstLineChars="0" w:firstLine="0"/>
              <w:jc w:val="center"/>
              <w:rPr>
                <w:rFonts w:ascii="宋体" w:eastAsia="宋体" w:hAnsi="宋体"/>
                <w:b/>
                <w:sz w:val="22"/>
              </w:rPr>
            </w:pPr>
            <w:r w:rsidRPr="00673E06">
              <w:rPr>
                <w:rFonts w:ascii="宋体" w:eastAsia="宋体" w:hAnsi="宋体" w:hint="eastAsia"/>
                <w:b/>
                <w:sz w:val="22"/>
              </w:rPr>
              <w:t>字段</w:t>
            </w:r>
            <w:proofErr w:type="gramStart"/>
            <w:r w:rsidRPr="00673E06">
              <w:rPr>
                <w:rFonts w:ascii="宋体" w:eastAsia="宋体" w:hAnsi="宋体" w:hint="eastAsia"/>
                <w:b/>
                <w:sz w:val="22"/>
              </w:rPr>
              <w:t>值说明</w:t>
            </w:r>
            <w:proofErr w:type="gramEnd"/>
          </w:p>
        </w:tc>
      </w:tr>
      <w:tr w:rsidR="00AB44C0" w:rsidRPr="00673E06" w14:paraId="335277CE" w14:textId="77777777" w:rsidTr="001F42A8">
        <w:tc>
          <w:tcPr>
            <w:tcW w:w="2281" w:type="dxa"/>
          </w:tcPr>
          <w:p w14:paraId="63EBC6C2" w14:textId="14661507" w:rsidR="00AB44C0" w:rsidRPr="00EF774F" w:rsidRDefault="000E1628"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w:t>
            </w:r>
            <w:r w:rsidR="00AB44C0" w:rsidRPr="00EF774F">
              <w:rPr>
                <w:rFonts w:ascii="宋体" w:eastAsia="宋体" w:hAnsi="宋体" w:hint="eastAsia"/>
                <w:sz w:val="24"/>
                <w:szCs w:val="24"/>
              </w:rPr>
              <w:t>账号充值清单流水号</w:t>
            </w:r>
          </w:p>
        </w:tc>
        <w:tc>
          <w:tcPr>
            <w:tcW w:w="1918" w:type="dxa"/>
          </w:tcPr>
          <w:p w14:paraId="6734E3AE"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730F76EE" w14:textId="77777777" w:rsidR="00AB44C0" w:rsidRPr="00673E06" w:rsidRDefault="00AB44C0" w:rsidP="001F42A8">
            <w:pPr>
              <w:pStyle w:val="a3"/>
              <w:ind w:firstLineChars="0" w:firstLine="0"/>
              <w:jc w:val="left"/>
              <w:rPr>
                <w:rFonts w:ascii="宋体" w:eastAsia="宋体" w:hAnsi="宋体"/>
                <w:sz w:val="22"/>
              </w:rPr>
            </w:pPr>
          </w:p>
        </w:tc>
      </w:tr>
      <w:tr w:rsidR="00AB44C0" w:rsidRPr="00673E06" w14:paraId="49335DAF" w14:textId="77777777" w:rsidTr="001F42A8">
        <w:tc>
          <w:tcPr>
            <w:tcW w:w="2281" w:type="dxa"/>
          </w:tcPr>
          <w:p w14:paraId="7DCAF0AD"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w:t>
            </w:r>
          </w:p>
        </w:tc>
        <w:tc>
          <w:tcPr>
            <w:tcW w:w="1918" w:type="dxa"/>
          </w:tcPr>
          <w:p w14:paraId="6D800AB1"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64270D3A" w14:textId="77777777" w:rsidR="00AB44C0" w:rsidRPr="00673E06" w:rsidRDefault="00AB44C0" w:rsidP="001F42A8">
            <w:pPr>
              <w:pStyle w:val="a3"/>
              <w:ind w:firstLineChars="0" w:firstLine="0"/>
              <w:jc w:val="left"/>
              <w:rPr>
                <w:rFonts w:ascii="宋体" w:eastAsia="宋体" w:hAnsi="宋体"/>
                <w:sz w:val="22"/>
              </w:rPr>
            </w:pPr>
          </w:p>
        </w:tc>
      </w:tr>
      <w:tr w:rsidR="00AB44C0" w:rsidRPr="00673E06" w14:paraId="3542E5DB" w14:textId="77777777" w:rsidTr="001F42A8">
        <w:tc>
          <w:tcPr>
            <w:tcW w:w="2281" w:type="dxa"/>
          </w:tcPr>
          <w:p w14:paraId="529DE6D4"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918" w:type="dxa"/>
          </w:tcPr>
          <w:p w14:paraId="0EAD2E35" w14:textId="77777777" w:rsidR="00AB44C0" w:rsidRPr="00EF774F" w:rsidRDefault="00AB44C0" w:rsidP="001F42A8">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24D25CE8" w14:textId="77777777" w:rsidR="00AB44C0" w:rsidRPr="00673E06" w:rsidRDefault="00AB44C0" w:rsidP="001F42A8">
            <w:pPr>
              <w:pStyle w:val="a3"/>
              <w:ind w:firstLineChars="0" w:firstLine="0"/>
              <w:jc w:val="left"/>
              <w:rPr>
                <w:rFonts w:ascii="宋体" w:eastAsia="宋体" w:hAnsi="宋体"/>
                <w:sz w:val="22"/>
              </w:rPr>
            </w:pPr>
          </w:p>
        </w:tc>
      </w:tr>
      <w:tr w:rsidR="004A4AC5" w:rsidRPr="00673E06" w14:paraId="7F13A6E3" w14:textId="77777777" w:rsidTr="001F42A8">
        <w:tc>
          <w:tcPr>
            <w:tcW w:w="2281" w:type="dxa"/>
          </w:tcPr>
          <w:p w14:paraId="21FE3562" w14:textId="18FEEE29"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所属事业线</w:t>
            </w:r>
          </w:p>
        </w:tc>
        <w:tc>
          <w:tcPr>
            <w:tcW w:w="1918" w:type="dxa"/>
          </w:tcPr>
          <w:p w14:paraId="3052A7FA" w14:textId="1F1FD7BB"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6E02DE36" w14:textId="47419E7A"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根据选择的K</w:t>
            </w:r>
            <w:r w:rsidRPr="00EF774F">
              <w:rPr>
                <w:rFonts w:ascii="宋体" w:eastAsia="宋体" w:hAnsi="宋体"/>
                <w:sz w:val="24"/>
                <w:szCs w:val="24"/>
              </w:rPr>
              <w:t>3</w:t>
            </w:r>
            <w:r w:rsidRPr="00EF774F">
              <w:rPr>
                <w:rFonts w:ascii="宋体" w:eastAsia="宋体" w:hAnsi="宋体" w:hint="eastAsia"/>
                <w:sz w:val="24"/>
                <w:szCs w:val="24"/>
              </w:rPr>
              <w:t>账户，调用K</w:t>
            </w:r>
            <w:r w:rsidRPr="00EF774F">
              <w:rPr>
                <w:rFonts w:ascii="宋体" w:eastAsia="宋体" w:hAnsi="宋体"/>
                <w:sz w:val="24"/>
                <w:szCs w:val="24"/>
              </w:rPr>
              <w:t>3</w:t>
            </w:r>
            <w:r w:rsidRPr="00EF774F">
              <w:rPr>
                <w:rFonts w:ascii="宋体" w:eastAsia="宋体" w:hAnsi="宋体" w:hint="eastAsia"/>
                <w:sz w:val="24"/>
                <w:szCs w:val="24"/>
              </w:rPr>
              <w:t>系统的账户信息查询接口获取</w:t>
            </w:r>
          </w:p>
        </w:tc>
      </w:tr>
      <w:tr w:rsidR="004A4AC5" w:rsidRPr="00673E06" w14:paraId="41AEDD89" w14:textId="77777777" w:rsidTr="001F42A8">
        <w:tc>
          <w:tcPr>
            <w:tcW w:w="2281" w:type="dxa"/>
          </w:tcPr>
          <w:p w14:paraId="454E9CC4" w14:textId="45257BCA"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所属部门/区域</w:t>
            </w:r>
          </w:p>
        </w:tc>
        <w:tc>
          <w:tcPr>
            <w:tcW w:w="1918" w:type="dxa"/>
          </w:tcPr>
          <w:p w14:paraId="73E0DE39" w14:textId="23A3EDD0"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14BA1471" w14:textId="06E7A70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根据商场编码、所属事业线，调用UC对应接口获取</w:t>
            </w:r>
          </w:p>
        </w:tc>
      </w:tr>
      <w:tr w:rsidR="004A4AC5" w:rsidRPr="00673E06" w14:paraId="486ADC6A" w14:textId="77777777" w:rsidTr="001F42A8">
        <w:tc>
          <w:tcPr>
            <w:tcW w:w="2281" w:type="dxa"/>
          </w:tcPr>
          <w:p w14:paraId="6278D787"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姓名</w:t>
            </w:r>
          </w:p>
        </w:tc>
        <w:tc>
          <w:tcPr>
            <w:tcW w:w="1918" w:type="dxa"/>
          </w:tcPr>
          <w:p w14:paraId="50F12F22"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4FAA0411"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33E2D3C6" w14:textId="77777777" w:rsidTr="001F42A8">
        <w:tc>
          <w:tcPr>
            <w:tcW w:w="2281" w:type="dxa"/>
          </w:tcPr>
          <w:p w14:paraId="469698FD"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918" w:type="dxa"/>
          </w:tcPr>
          <w:p w14:paraId="1A77EA85"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056CA42C"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7431FA78" w14:textId="77777777" w:rsidTr="001F42A8">
        <w:tc>
          <w:tcPr>
            <w:tcW w:w="2281" w:type="dxa"/>
          </w:tcPr>
          <w:p w14:paraId="1FE317B7" w14:textId="38573D43"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918" w:type="dxa"/>
          </w:tcPr>
          <w:p w14:paraId="66119794"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4BF0E946"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7A3BA8F4" w14:textId="77777777" w:rsidTr="001F42A8">
        <w:tc>
          <w:tcPr>
            <w:tcW w:w="2281" w:type="dxa"/>
          </w:tcPr>
          <w:p w14:paraId="3C62B7D8" w14:textId="43D6918D"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918" w:type="dxa"/>
          </w:tcPr>
          <w:p w14:paraId="3233A2D3"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01FA4BD4"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177CFF4F" w14:textId="77777777" w:rsidTr="001F42A8">
        <w:tc>
          <w:tcPr>
            <w:tcW w:w="2281" w:type="dxa"/>
          </w:tcPr>
          <w:p w14:paraId="5DCD8789"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日期</w:t>
            </w:r>
          </w:p>
        </w:tc>
        <w:tc>
          <w:tcPr>
            <w:tcW w:w="1918" w:type="dxa"/>
          </w:tcPr>
          <w:p w14:paraId="30D57D18"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日期</w:t>
            </w:r>
          </w:p>
        </w:tc>
        <w:tc>
          <w:tcPr>
            <w:tcW w:w="4165" w:type="dxa"/>
          </w:tcPr>
          <w:p w14:paraId="092CD1E5"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服务器时间，精准到秒</w:t>
            </w:r>
          </w:p>
        </w:tc>
      </w:tr>
      <w:tr w:rsidR="004A4AC5" w:rsidRPr="00673E06" w14:paraId="5BCA8576" w14:textId="77777777" w:rsidTr="001F42A8">
        <w:tc>
          <w:tcPr>
            <w:tcW w:w="2281" w:type="dxa"/>
          </w:tcPr>
          <w:p w14:paraId="315B2742" w14:textId="4A38184A"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计费项目编码</w:t>
            </w:r>
          </w:p>
        </w:tc>
        <w:tc>
          <w:tcPr>
            <w:tcW w:w="1918" w:type="dxa"/>
          </w:tcPr>
          <w:p w14:paraId="10FDD33D"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749D90D7" w14:textId="16EBB67B"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根据计费账户类型不同，匹配该计费账户类型对应的账户充值计费项目编码</w:t>
            </w:r>
          </w:p>
        </w:tc>
      </w:tr>
      <w:tr w:rsidR="004A4AC5" w:rsidRPr="00673E06" w14:paraId="2D29B6CA" w14:textId="77777777" w:rsidTr="001F42A8">
        <w:tc>
          <w:tcPr>
            <w:tcW w:w="2281" w:type="dxa"/>
          </w:tcPr>
          <w:p w14:paraId="101B1312"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K</w:t>
            </w:r>
            <w:r w:rsidRPr="00EF774F">
              <w:rPr>
                <w:rFonts w:ascii="宋体" w:eastAsia="宋体" w:hAnsi="宋体"/>
                <w:sz w:val="24"/>
                <w:szCs w:val="24"/>
              </w:rPr>
              <w:t>3</w:t>
            </w:r>
            <w:r w:rsidRPr="00EF774F">
              <w:rPr>
                <w:rFonts w:ascii="宋体" w:eastAsia="宋体" w:hAnsi="宋体" w:hint="eastAsia"/>
                <w:sz w:val="24"/>
                <w:szCs w:val="24"/>
              </w:rPr>
              <w:t>账户</w:t>
            </w:r>
          </w:p>
        </w:tc>
        <w:tc>
          <w:tcPr>
            <w:tcW w:w="1918" w:type="dxa"/>
          </w:tcPr>
          <w:p w14:paraId="79B744FF"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06DED1F7"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4555547A" w14:textId="77777777" w:rsidTr="001F42A8">
        <w:tc>
          <w:tcPr>
            <w:tcW w:w="2281" w:type="dxa"/>
          </w:tcPr>
          <w:p w14:paraId="345636DB"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金额</w:t>
            </w:r>
          </w:p>
        </w:tc>
        <w:tc>
          <w:tcPr>
            <w:tcW w:w="1918" w:type="dxa"/>
          </w:tcPr>
          <w:p w14:paraId="6A83305F"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45E38AEC" w14:textId="77777777" w:rsidR="004A4AC5" w:rsidRPr="00673E06" w:rsidRDefault="004A4AC5" w:rsidP="004A4AC5">
            <w:pPr>
              <w:pStyle w:val="a3"/>
              <w:ind w:firstLineChars="0" w:firstLine="0"/>
              <w:jc w:val="left"/>
              <w:rPr>
                <w:rFonts w:ascii="宋体" w:eastAsia="宋体" w:hAnsi="宋体"/>
                <w:sz w:val="22"/>
              </w:rPr>
            </w:pPr>
          </w:p>
        </w:tc>
      </w:tr>
      <w:tr w:rsidR="004A4AC5" w:rsidRPr="00673E06" w14:paraId="13363F7E" w14:textId="77777777" w:rsidTr="001F42A8">
        <w:tc>
          <w:tcPr>
            <w:tcW w:w="2281" w:type="dxa"/>
          </w:tcPr>
          <w:p w14:paraId="7596B6DE" w14:textId="77777777" w:rsidR="004A4AC5" w:rsidRPr="00EF774F" w:rsidRDefault="004A4AC5" w:rsidP="004A4AC5">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扣费状态</w:t>
            </w:r>
            <w:proofErr w:type="gramEnd"/>
          </w:p>
        </w:tc>
        <w:tc>
          <w:tcPr>
            <w:tcW w:w="1918" w:type="dxa"/>
          </w:tcPr>
          <w:p w14:paraId="31F247BA"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36B685C2" w14:textId="77777777" w:rsidR="004A4AC5" w:rsidRPr="00EF774F" w:rsidRDefault="004A4AC5" w:rsidP="004A4AC5">
            <w:pPr>
              <w:pStyle w:val="a3"/>
              <w:ind w:firstLineChars="0" w:firstLine="0"/>
              <w:jc w:val="left"/>
              <w:rPr>
                <w:rFonts w:ascii="宋体" w:eastAsia="宋体" w:hAnsi="宋体"/>
                <w:sz w:val="24"/>
                <w:szCs w:val="24"/>
              </w:rPr>
            </w:pPr>
            <w:r w:rsidRPr="00EF774F">
              <w:rPr>
                <w:rFonts w:ascii="宋体" w:eastAsia="宋体" w:hAnsi="宋体" w:hint="eastAsia"/>
                <w:sz w:val="24"/>
                <w:szCs w:val="24"/>
              </w:rPr>
              <w:t>待确认费用清单</w:t>
            </w:r>
          </w:p>
        </w:tc>
      </w:tr>
    </w:tbl>
    <w:p w14:paraId="232E7A59" w14:textId="77777777" w:rsidR="00AB44C0" w:rsidRPr="00673E06" w:rsidRDefault="00AB44C0" w:rsidP="00AB44C0">
      <w:pPr>
        <w:pStyle w:val="a3"/>
        <w:ind w:left="1745" w:rightChars="-500" w:right="-1050" w:firstLineChars="0" w:firstLine="0"/>
        <w:jc w:val="left"/>
        <w:rPr>
          <w:rFonts w:ascii="宋体" w:eastAsia="宋体" w:hAnsi="宋体"/>
          <w:sz w:val="22"/>
        </w:rPr>
      </w:pPr>
    </w:p>
    <w:p w14:paraId="49187D4D" w14:textId="7E784B8D" w:rsidR="00AB44C0" w:rsidRPr="00BC77C5" w:rsidRDefault="00385466" w:rsidP="0059677D">
      <w:pPr>
        <w:pStyle w:val="a3"/>
        <w:numPr>
          <w:ilvl w:val="0"/>
          <w:numId w:val="10"/>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计费</w:t>
      </w:r>
      <w:r w:rsidR="00AB44C0" w:rsidRPr="00BC77C5">
        <w:rPr>
          <w:rFonts w:ascii="宋体" w:eastAsia="宋体" w:hAnsi="宋体" w:hint="eastAsia"/>
          <w:sz w:val="24"/>
          <w:szCs w:val="24"/>
        </w:rPr>
        <w:t>账</w:t>
      </w:r>
      <w:r w:rsidRPr="00BC77C5">
        <w:rPr>
          <w:rFonts w:ascii="宋体" w:eastAsia="宋体" w:hAnsi="宋体" w:hint="eastAsia"/>
          <w:sz w:val="24"/>
          <w:szCs w:val="24"/>
        </w:rPr>
        <w:t>户</w:t>
      </w:r>
      <w:r w:rsidR="00AB44C0" w:rsidRPr="00BC77C5">
        <w:rPr>
          <w:rFonts w:ascii="宋体" w:eastAsia="宋体" w:hAnsi="宋体" w:hint="eastAsia"/>
          <w:sz w:val="24"/>
          <w:szCs w:val="24"/>
        </w:rPr>
        <w:t>充值清单全部生成成功后，提示用户：“系统已生成对应的</w:t>
      </w:r>
      <w:r w:rsidR="00204321" w:rsidRPr="00BC77C5">
        <w:rPr>
          <w:rFonts w:ascii="宋体" w:eastAsia="宋体" w:hAnsi="宋体" w:hint="eastAsia"/>
          <w:sz w:val="24"/>
          <w:szCs w:val="24"/>
        </w:rPr>
        <w:t>计费</w:t>
      </w:r>
      <w:r w:rsidR="00204321" w:rsidRPr="00BC77C5">
        <w:rPr>
          <w:rFonts w:ascii="宋体" w:eastAsia="宋体" w:hAnsi="宋体" w:hint="eastAsia"/>
          <w:sz w:val="24"/>
          <w:szCs w:val="24"/>
        </w:rPr>
        <w:lastRenderedPageBreak/>
        <w:t>账户</w:t>
      </w:r>
      <w:r w:rsidR="00AB44C0" w:rsidRPr="00BC77C5">
        <w:rPr>
          <w:rFonts w:ascii="宋体" w:eastAsia="宋体" w:hAnsi="宋体" w:hint="eastAsia"/>
          <w:sz w:val="24"/>
          <w:szCs w:val="24"/>
        </w:rPr>
        <w:t>充值清单，请耐心等待集团管理员线下完成K</w:t>
      </w:r>
      <w:r w:rsidR="00AB44C0" w:rsidRPr="00BC77C5">
        <w:rPr>
          <w:rFonts w:ascii="宋体" w:eastAsia="宋体" w:hAnsi="宋体"/>
          <w:sz w:val="24"/>
          <w:szCs w:val="24"/>
        </w:rPr>
        <w:t>3</w:t>
      </w:r>
      <w:r w:rsidR="00AB44C0" w:rsidRPr="00BC77C5">
        <w:rPr>
          <w:rFonts w:ascii="宋体" w:eastAsia="宋体" w:hAnsi="宋体" w:hint="eastAsia"/>
          <w:sz w:val="24"/>
          <w:szCs w:val="24"/>
        </w:rPr>
        <w:t>账户扣款后即可完成账户充值！”</w:t>
      </w:r>
    </w:p>
    <w:p w14:paraId="7DCF13A8" w14:textId="77777777" w:rsidR="00C06A56" w:rsidRPr="00673E06" w:rsidRDefault="00C06A56"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其它通用账号与功能开通功能（暂不实现）</w:t>
      </w:r>
    </w:p>
    <w:p w14:paraId="0C3222C6" w14:textId="77777777" w:rsidR="00C06A56" w:rsidRPr="00673E06" w:rsidRDefault="00C06A56" w:rsidP="00C06A56">
      <w:pPr>
        <w:rPr>
          <w:rFonts w:ascii="宋体" w:eastAsia="宋体" w:hAnsi="宋体"/>
          <w:sz w:val="22"/>
        </w:rPr>
      </w:pPr>
      <w:r w:rsidRPr="00673E06">
        <w:rPr>
          <w:rFonts w:ascii="宋体" w:eastAsia="宋体" w:hAnsi="宋体"/>
          <w:noProof/>
        </w:rPr>
        <w:drawing>
          <wp:inline distT="0" distB="0" distL="0" distR="0" wp14:anchorId="1E70BB28" wp14:editId="65C8A5CD">
            <wp:extent cx="5274310" cy="3399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99155"/>
                    </a:xfrm>
                    <a:prstGeom prst="rect">
                      <a:avLst/>
                    </a:prstGeom>
                  </pic:spPr>
                </pic:pic>
              </a:graphicData>
            </a:graphic>
          </wp:inline>
        </w:drawing>
      </w:r>
    </w:p>
    <w:p w14:paraId="7A6CBA74"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判断访问其它通用账户与功能开通界面用户角色是否为设计软件账号审核角色；为是时展示商场编码输入框和切换商场按钮；</w:t>
      </w:r>
    </w:p>
    <w:p w14:paraId="3839DAA5"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以目录树形式展示当前所属商场/集团的组织架构信息；</w:t>
      </w:r>
    </w:p>
    <w:p w14:paraId="1E85B200"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点击搜索按钮，对搜索框输入内容对应的MTDS账号、姓名进行模糊搜索，搜索结果以列表形式展示，展示字段包括有：姓名、账号、部门、岗位、在职情况；</w:t>
      </w:r>
    </w:p>
    <w:p w14:paraId="0A0A7D79"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已选择的账号以列表形式呈现，列表字段包括有：序号、操作、所属商场、所属门店、MTDS账号姓名、MTDS账号；</w:t>
      </w:r>
    </w:p>
    <w:p w14:paraId="4F7C4BC5"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针对列表的每一条记录，提供删除操作按钮，点击删除操作按钮，从列表中删除该记录；</w:t>
      </w:r>
    </w:p>
    <w:p w14:paraId="6E73A2F9"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点击添加服务项目按钮，跳转至选择计费项目功能，且默认仅展示计费账户类型不为caxa/三维家、且为可前台购买、状态为有效的</w:t>
      </w:r>
      <w:proofErr w:type="gramStart"/>
      <w:r w:rsidRPr="00673E06">
        <w:rPr>
          <w:rFonts w:ascii="宋体" w:eastAsia="宋体" w:hAnsi="宋体" w:hint="eastAsia"/>
          <w:sz w:val="24"/>
        </w:rPr>
        <w:t>的</w:t>
      </w:r>
      <w:proofErr w:type="gramEnd"/>
      <w:r w:rsidRPr="00673E06">
        <w:rPr>
          <w:rFonts w:ascii="宋体" w:eastAsia="宋体" w:hAnsi="宋体" w:hint="eastAsia"/>
          <w:sz w:val="24"/>
        </w:rPr>
        <w:t>计费项目；</w:t>
      </w:r>
    </w:p>
    <w:p w14:paraId="65402590"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选择计费项目功能的选择结果以文本形式在“您当前已选择的服务项目”中呈现；</w:t>
      </w:r>
    </w:p>
    <w:p w14:paraId="68EDEFEF"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根据已选择的账号、计费项目，由系统自动计算对应的服务项目费用合计金额；合计金额=（每个账号购买的收费项目费用合计）*账号数；</w:t>
      </w:r>
    </w:p>
    <w:p w14:paraId="0B1A8FE0"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提供K</w:t>
      </w:r>
      <w:r w:rsidRPr="00673E06">
        <w:rPr>
          <w:rFonts w:ascii="宋体" w:eastAsia="宋体" w:hAnsi="宋体"/>
          <w:sz w:val="24"/>
        </w:rPr>
        <w:t>3</w:t>
      </w:r>
      <w:r w:rsidRPr="00673E06">
        <w:rPr>
          <w:rFonts w:ascii="宋体" w:eastAsia="宋体" w:hAnsi="宋体" w:hint="eastAsia"/>
          <w:sz w:val="24"/>
        </w:rPr>
        <w:t>账户选择下拉选择框，下拉框的可选项为该商场的有效K</w:t>
      </w:r>
      <w:r w:rsidRPr="00673E06">
        <w:rPr>
          <w:rFonts w:ascii="宋体" w:eastAsia="宋体" w:hAnsi="宋体"/>
          <w:sz w:val="24"/>
        </w:rPr>
        <w:t>3</w:t>
      </w:r>
      <w:r w:rsidRPr="00673E06">
        <w:rPr>
          <w:rFonts w:ascii="宋体" w:eastAsia="宋体" w:hAnsi="宋体" w:hint="eastAsia"/>
          <w:sz w:val="24"/>
        </w:rPr>
        <w:t>账户；</w:t>
      </w:r>
    </w:p>
    <w:p w14:paraId="150E3502" w14:textId="77777777" w:rsidR="00C06A56" w:rsidRPr="00673E06" w:rsidRDefault="00C06A56" w:rsidP="00C06A56">
      <w:pPr>
        <w:pStyle w:val="a3"/>
        <w:numPr>
          <w:ilvl w:val="0"/>
          <w:numId w:val="14"/>
        </w:numPr>
        <w:ind w:rightChars="-500" w:right="-1050" w:firstLineChars="0"/>
        <w:jc w:val="left"/>
        <w:rPr>
          <w:rFonts w:ascii="宋体" w:eastAsia="宋体" w:hAnsi="宋体"/>
          <w:sz w:val="24"/>
        </w:rPr>
      </w:pPr>
      <w:r w:rsidRPr="00673E06">
        <w:rPr>
          <w:rFonts w:ascii="宋体" w:eastAsia="宋体" w:hAnsi="宋体" w:hint="eastAsia"/>
          <w:sz w:val="24"/>
        </w:rPr>
        <w:t>点击提交按钮，判断当前购买的各项服务是否满足对应的前置条件限制要求；当不满足前置条件要求时提示用户需满足对应前置条件要求才能购买该服务。判断要求如下：</w:t>
      </w:r>
    </w:p>
    <w:p w14:paraId="5D143CC8" w14:textId="77777777" w:rsidR="00C06A56" w:rsidRPr="00673E06" w:rsidRDefault="00C06A56" w:rsidP="00C06A56">
      <w:pPr>
        <w:pStyle w:val="a3"/>
        <w:numPr>
          <w:ilvl w:val="0"/>
          <w:numId w:val="13"/>
        </w:numPr>
        <w:ind w:rightChars="-500" w:right="-1050" w:firstLineChars="0"/>
        <w:jc w:val="left"/>
        <w:rPr>
          <w:rFonts w:ascii="宋体" w:eastAsia="宋体" w:hAnsi="宋体"/>
          <w:sz w:val="24"/>
        </w:rPr>
      </w:pPr>
      <w:r w:rsidRPr="00673E06">
        <w:rPr>
          <w:rFonts w:ascii="宋体" w:eastAsia="宋体" w:hAnsi="宋体" w:hint="eastAsia"/>
          <w:sz w:val="24"/>
        </w:rPr>
        <w:t>调用其它通用计费</w:t>
      </w:r>
      <w:proofErr w:type="gramStart"/>
      <w:r w:rsidRPr="00673E06">
        <w:rPr>
          <w:rFonts w:ascii="宋体" w:eastAsia="宋体" w:hAnsi="宋体" w:hint="eastAsia"/>
          <w:sz w:val="24"/>
        </w:rPr>
        <w:t>放提供</w:t>
      </w:r>
      <w:proofErr w:type="gramEnd"/>
      <w:r w:rsidRPr="00673E06">
        <w:rPr>
          <w:rFonts w:ascii="宋体" w:eastAsia="宋体" w:hAnsi="宋体" w:hint="eastAsia"/>
          <w:sz w:val="24"/>
        </w:rPr>
        <w:t>的已购买服务查询接口，查询该账号是否已购买了对应的服务，且服务的结束日期大于当前服务器时间；</w:t>
      </w:r>
    </w:p>
    <w:p w14:paraId="6C6CA131" w14:textId="77777777" w:rsidR="00C06A56" w:rsidRPr="00673E06" w:rsidRDefault="00C06A56" w:rsidP="00C06A56">
      <w:pPr>
        <w:pStyle w:val="a3"/>
        <w:numPr>
          <w:ilvl w:val="0"/>
          <w:numId w:val="13"/>
        </w:numPr>
        <w:ind w:rightChars="-500" w:right="-1050" w:firstLineChars="0"/>
        <w:jc w:val="left"/>
        <w:rPr>
          <w:rFonts w:ascii="宋体" w:eastAsia="宋体" w:hAnsi="宋体"/>
          <w:sz w:val="24"/>
        </w:rPr>
      </w:pPr>
      <w:proofErr w:type="gramStart"/>
      <w:r w:rsidRPr="00673E06">
        <w:rPr>
          <w:rFonts w:ascii="宋体" w:eastAsia="宋体" w:hAnsi="宋体" w:hint="eastAsia"/>
          <w:sz w:val="24"/>
        </w:rPr>
        <w:t>该待提交</w:t>
      </w:r>
      <w:proofErr w:type="gramEnd"/>
      <w:r w:rsidRPr="00673E06">
        <w:rPr>
          <w:rFonts w:ascii="宋体" w:eastAsia="宋体" w:hAnsi="宋体" w:hint="eastAsia"/>
          <w:sz w:val="24"/>
        </w:rPr>
        <w:t>订单中该账号是否已选择购买了对应服务；</w:t>
      </w:r>
    </w:p>
    <w:p w14:paraId="4AD87EC4" w14:textId="2DB0C9C7" w:rsidR="000779E0" w:rsidRPr="00673E06" w:rsidRDefault="00FB289B" w:rsidP="00B356BC">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【集团管理员功能】</w:t>
      </w:r>
      <w:r w:rsidR="000779E0" w:rsidRPr="00673E06">
        <w:rPr>
          <w:rFonts w:ascii="宋体" w:eastAsia="宋体" w:hAnsi="宋体" w:hint="eastAsia"/>
          <w:b/>
          <w:sz w:val="32"/>
        </w:rPr>
        <w:t>集团</w:t>
      </w:r>
      <w:r w:rsidR="00357800" w:rsidRPr="00673E06">
        <w:rPr>
          <w:rFonts w:ascii="宋体" w:eastAsia="宋体" w:hAnsi="宋体" w:hint="eastAsia"/>
          <w:b/>
          <w:sz w:val="32"/>
        </w:rPr>
        <w:t>计费项目与</w:t>
      </w:r>
      <w:r w:rsidR="000779E0" w:rsidRPr="00673E06">
        <w:rPr>
          <w:rFonts w:ascii="宋体" w:eastAsia="宋体" w:hAnsi="宋体" w:hint="eastAsia"/>
          <w:b/>
          <w:sz w:val="32"/>
        </w:rPr>
        <w:t>清单管理</w:t>
      </w:r>
      <w:r w:rsidR="00E229B3" w:rsidRPr="00673E06">
        <w:rPr>
          <w:rFonts w:ascii="宋体" w:eastAsia="宋体" w:hAnsi="宋体" w:hint="eastAsia"/>
          <w:b/>
          <w:sz w:val="32"/>
        </w:rPr>
        <w:t>功能</w:t>
      </w:r>
    </w:p>
    <w:p w14:paraId="3E47BE34" w14:textId="2C48B3A0" w:rsidR="007A0A59" w:rsidRPr="00673E06" w:rsidRDefault="00016B84"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lastRenderedPageBreak/>
        <w:t>【优化】</w:t>
      </w:r>
      <w:r w:rsidR="007A0A59" w:rsidRPr="00673E06">
        <w:rPr>
          <w:rFonts w:ascii="宋体" w:eastAsia="宋体" w:hAnsi="宋体" w:hint="eastAsia"/>
          <w:b/>
          <w:sz w:val="28"/>
        </w:rPr>
        <w:t>计费项目购买订单审核功能（原账号购买订单审核功能）</w:t>
      </w:r>
    </w:p>
    <w:p w14:paraId="6158B2BF" w14:textId="77777777" w:rsidR="007A0A59" w:rsidRPr="00673E06" w:rsidRDefault="007A0A59" w:rsidP="007A0A59">
      <w:pPr>
        <w:rPr>
          <w:rFonts w:ascii="宋体" w:eastAsia="宋体" w:hAnsi="宋体"/>
          <w:b/>
          <w:sz w:val="28"/>
        </w:rPr>
      </w:pPr>
      <w:r w:rsidRPr="00673E06">
        <w:rPr>
          <w:rFonts w:ascii="宋体" w:eastAsia="宋体" w:hAnsi="宋体"/>
          <w:noProof/>
        </w:rPr>
        <w:drawing>
          <wp:inline distT="0" distB="0" distL="0" distR="0" wp14:anchorId="28AB4B89" wp14:editId="4E7D7DB1">
            <wp:extent cx="5274310" cy="2059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59940"/>
                    </a:xfrm>
                    <a:prstGeom prst="rect">
                      <a:avLst/>
                    </a:prstGeom>
                  </pic:spPr>
                </pic:pic>
              </a:graphicData>
            </a:graphic>
          </wp:inline>
        </w:drawing>
      </w:r>
    </w:p>
    <w:p w14:paraId="22CE2BC5" w14:textId="29CECB64" w:rsidR="007A0A59" w:rsidRPr="00BC77C5" w:rsidRDefault="007A0A59" w:rsidP="0059677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通用搜索框增加按商场编码</w:t>
      </w:r>
      <w:r w:rsidR="002F766E">
        <w:rPr>
          <w:rFonts w:ascii="宋体" w:eastAsia="宋体" w:hAnsi="宋体" w:hint="eastAsia"/>
          <w:sz w:val="24"/>
          <w:szCs w:val="24"/>
        </w:rPr>
        <w:t>、商场名称</w:t>
      </w:r>
      <w:r w:rsidRPr="00BC77C5">
        <w:rPr>
          <w:rFonts w:ascii="宋体" w:eastAsia="宋体" w:hAnsi="宋体" w:hint="eastAsia"/>
          <w:sz w:val="24"/>
          <w:szCs w:val="24"/>
        </w:rPr>
        <w:t>的搜索；并支持模糊搜索；</w:t>
      </w:r>
    </w:p>
    <w:p w14:paraId="5A71EAFF" w14:textId="77777777" w:rsidR="007A0A59" w:rsidRPr="00BC77C5" w:rsidRDefault="007A0A59" w:rsidP="0059677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增加商场名称的文本输入框搜索条件；并支持模糊搜索；</w:t>
      </w:r>
    </w:p>
    <w:p w14:paraId="5F512EF2" w14:textId="77777777" w:rsidR="007A0A59" w:rsidRPr="00BC77C5" w:rsidRDefault="007A0A59" w:rsidP="0059677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增加所属事业线的下拉框搜索条件；所属事业线的数据与用户中心的事业</w:t>
      </w:r>
      <w:proofErr w:type="gramStart"/>
      <w:r w:rsidRPr="00BC77C5">
        <w:rPr>
          <w:rFonts w:ascii="宋体" w:eastAsia="宋体" w:hAnsi="宋体" w:hint="eastAsia"/>
          <w:sz w:val="24"/>
          <w:szCs w:val="24"/>
        </w:rPr>
        <w:t>线数据</w:t>
      </w:r>
      <w:proofErr w:type="gramEnd"/>
      <w:r w:rsidRPr="00BC77C5">
        <w:rPr>
          <w:rFonts w:ascii="宋体" w:eastAsia="宋体" w:hAnsi="宋体" w:hint="eastAsia"/>
          <w:sz w:val="24"/>
          <w:szCs w:val="24"/>
        </w:rPr>
        <w:t>一致；</w:t>
      </w:r>
    </w:p>
    <w:p w14:paraId="4882F2D9" w14:textId="77777777" w:rsidR="007A0A59" w:rsidRPr="00BC77C5" w:rsidRDefault="007A0A59" w:rsidP="0059677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增加所属部门的下拉框搜索条件，默认根据所属事业</w:t>
      </w:r>
      <w:proofErr w:type="gramStart"/>
      <w:r w:rsidRPr="00BC77C5">
        <w:rPr>
          <w:rFonts w:ascii="宋体" w:eastAsia="宋体" w:hAnsi="宋体" w:hint="eastAsia"/>
          <w:sz w:val="24"/>
          <w:szCs w:val="24"/>
        </w:rPr>
        <w:t>线选择</w:t>
      </w:r>
      <w:proofErr w:type="gramEnd"/>
      <w:r w:rsidRPr="00BC77C5">
        <w:rPr>
          <w:rFonts w:ascii="宋体" w:eastAsia="宋体" w:hAnsi="宋体" w:hint="eastAsia"/>
          <w:sz w:val="24"/>
          <w:szCs w:val="24"/>
        </w:rPr>
        <w:t>结果（选择结果不为具体事业线时，提示用户选择所属事业线），下拉框自动填充该事业线下的所有部门；</w:t>
      </w:r>
    </w:p>
    <w:p w14:paraId="6106F508" w14:textId="4278DE84" w:rsidR="007A0A59" w:rsidRPr="00BC77C5" w:rsidRDefault="007A0A59" w:rsidP="001916F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列表字段增加商场名称、所属事业线、所属部门的字段展示；</w:t>
      </w:r>
      <w:r w:rsidR="001916FD" w:rsidRPr="00BC77C5">
        <w:rPr>
          <w:rFonts w:ascii="宋体" w:eastAsia="宋体" w:hAnsi="宋体"/>
          <w:sz w:val="24"/>
          <w:szCs w:val="24"/>
        </w:rPr>
        <w:t xml:space="preserve"> </w:t>
      </w:r>
    </w:p>
    <w:p w14:paraId="5DF030DA" w14:textId="768C4663" w:rsidR="007A0A59" w:rsidRPr="00BC77C5" w:rsidRDefault="007A0A59" w:rsidP="0059677D">
      <w:pPr>
        <w:pStyle w:val="a3"/>
        <w:numPr>
          <w:ilvl w:val="0"/>
          <w:numId w:val="18"/>
        </w:numPr>
        <w:ind w:rightChars="-500" w:right="-1050" w:firstLineChars="0"/>
        <w:jc w:val="left"/>
        <w:rPr>
          <w:rFonts w:ascii="宋体" w:eastAsia="宋体" w:hAnsi="宋体"/>
          <w:sz w:val="24"/>
          <w:szCs w:val="24"/>
        </w:rPr>
      </w:pPr>
      <w:r w:rsidRPr="00BC77C5">
        <w:rPr>
          <w:rFonts w:ascii="宋体" w:eastAsia="宋体" w:hAnsi="宋体" w:hint="eastAsia"/>
          <w:sz w:val="24"/>
          <w:szCs w:val="24"/>
        </w:rPr>
        <w:t>优化现有的“通过”按钮后，跳转至批量审核通过功能</w:t>
      </w:r>
      <w:r w:rsidR="0066559B">
        <w:rPr>
          <w:rFonts w:ascii="宋体" w:eastAsia="宋体" w:hAnsi="宋体" w:hint="eastAsia"/>
          <w:sz w:val="24"/>
          <w:szCs w:val="24"/>
        </w:rPr>
        <w:t>，并传入当前记录</w:t>
      </w:r>
      <w:r w:rsidRPr="00BC77C5">
        <w:rPr>
          <w:rFonts w:ascii="宋体" w:eastAsia="宋体" w:hAnsi="宋体" w:hint="eastAsia"/>
          <w:sz w:val="24"/>
          <w:szCs w:val="24"/>
        </w:rPr>
        <w:t>；</w:t>
      </w:r>
    </w:p>
    <w:p w14:paraId="628F0631" w14:textId="5BC784EE" w:rsidR="007A0A59" w:rsidRPr="00673E06" w:rsidRDefault="00371E84"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w:t>
      </w:r>
      <w:r w:rsidR="007A0A59" w:rsidRPr="00673E06">
        <w:rPr>
          <w:rFonts w:ascii="宋体" w:eastAsia="宋体" w:hAnsi="宋体" w:hint="eastAsia"/>
          <w:b/>
          <w:sz w:val="22"/>
        </w:rPr>
        <w:t>批量</w:t>
      </w:r>
      <w:r w:rsidRPr="00673E06">
        <w:rPr>
          <w:rFonts w:ascii="宋体" w:eastAsia="宋体" w:hAnsi="宋体" w:hint="eastAsia"/>
          <w:b/>
          <w:sz w:val="22"/>
        </w:rPr>
        <w:t>）</w:t>
      </w:r>
      <w:r w:rsidR="007A0A59" w:rsidRPr="00673E06">
        <w:rPr>
          <w:rFonts w:ascii="宋体" w:eastAsia="宋体" w:hAnsi="宋体" w:hint="eastAsia"/>
          <w:b/>
          <w:sz w:val="22"/>
        </w:rPr>
        <w:t>审核通过功能</w:t>
      </w:r>
    </w:p>
    <w:p w14:paraId="23ED6E54" w14:textId="77777777" w:rsidR="007A0A59" w:rsidRPr="00673E06" w:rsidRDefault="007A0A59" w:rsidP="007A0A59">
      <w:pPr>
        <w:ind w:rightChars="-500" w:right="-1050"/>
        <w:jc w:val="left"/>
        <w:rPr>
          <w:rFonts w:ascii="宋体" w:eastAsia="宋体" w:hAnsi="宋体"/>
          <w:sz w:val="24"/>
        </w:rPr>
      </w:pPr>
      <w:r w:rsidRPr="00673E06">
        <w:rPr>
          <w:rFonts w:ascii="宋体" w:eastAsia="宋体" w:hAnsi="宋体"/>
          <w:noProof/>
        </w:rPr>
        <w:drawing>
          <wp:inline distT="0" distB="0" distL="0" distR="0" wp14:anchorId="3F4BCE9C" wp14:editId="5A42124F">
            <wp:extent cx="5274310" cy="2771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71775"/>
                    </a:xfrm>
                    <a:prstGeom prst="rect">
                      <a:avLst/>
                    </a:prstGeom>
                  </pic:spPr>
                </pic:pic>
              </a:graphicData>
            </a:graphic>
          </wp:inline>
        </w:drawing>
      </w:r>
    </w:p>
    <w:p w14:paraId="66AE4EE6" w14:textId="77777777" w:rsidR="007A0A59" w:rsidRPr="00673E06" w:rsidRDefault="007A0A59" w:rsidP="0059677D">
      <w:pPr>
        <w:pStyle w:val="a3"/>
        <w:numPr>
          <w:ilvl w:val="0"/>
          <w:numId w:val="19"/>
        </w:numPr>
        <w:ind w:firstLineChars="0"/>
        <w:jc w:val="left"/>
        <w:rPr>
          <w:rFonts w:ascii="宋体" w:eastAsia="宋体" w:hAnsi="宋体"/>
        </w:rPr>
      </w:pPr>
      <w:r w:rsidRPr="00673E06">
        <w:rPr>
          <w:rFonts w:ascii="宋体" w:eastAsia="宋体" w:hAnsi="宋体" w:hint="eastAsia"/>
        </w:rPr>
        <w:t>提供常用审核通过原因下拉框选择，下拉框默认选项包括有：所有服务项目审核通过（默认值）、部分服务项目审核通过；下拉框被选中项内容自动填充到下方的文本框中；</w:t>
      </w:r>
    </w:p>
    <w:p w14:paraId="4815CB36" w14:textId="77777777" w:rsidR="007A0A59" w:rsidRPr="00673E06" w:rsidRDefault="007A0A59" w:rsidP="0059677D">
      <w:pPr>
        <w:pStyle w:val="a3"/>
        <w:numPr>
          <w:ilvl w:val="0"/>
          <w:numId w:val="19"/>
        </w:numPr>
        <w:ind w:firstLineChars="0"/>
        <w:jc w:val="left"/>
        <w:rPr>
          <w:rFonts w:ascii="宋体" w:eastAsia="宋体" w:hAnsi="宋体"/>
        </w:rPr>
      </w:pPr>
      <w:r w:rsidRPr="00673E06">
        <w:rPr>
          <w:rFonts w:ascii="宋体" w:eastAsia="宋体" w:hAnsi="宋体" w:hint="eastAsia"/>
        </w:rPr>
        <w:lastRenderedPageBreak/>
        <w:t>提供审核通过原因说明文本框，默认文本框输入字符数&lt;</w:t>
      </w:r>
      <w:r w:rsidRPr="00673E06">
        <w:rPr>
          <w:rFonts w:ascii="宋体" w:eastAsia="宋体" w:hAnsi="宋体"/>
        </w:rPr>
        <w:t>100</w:t>
      </w:r>
      <w:r w:rsidRPr="00673E06">
        <w:rPr>
          <w:rFonts w:ascii="宋体" w:eastAsia="宋体" w:hAnsi="宋体" w:hint="eastAsia"/>
        </w:rPr>
        <w:t>；</w:t>
      </w:r>
    </w:p>
    <w:p w14:paraId="0721A18D" w14:textId="77777777" w:rsidR="007A0A59" w:rsidRPr="00673E06" w:rsidRDefault="007A0A59" w:rsidP="0059677D">
      <w:pPr>
        <w:pStyle w:val="a3"/>
        <w:numPr>
          <w:ilvl w:val="0"/>
          <w:numId w:val="19"/>
        </w:numPr>
        <w:ind w:firstLineChars="0"/>
        <w:jc w:val="left"/>
        <w:rPr>
          <w:rFonts w:ascii="宋体" w:eastAsia="宋体" w:hAnsi="宋体"/>
        </w:rPr>
      </w:pPr>
      <w:r w:rsidRPr="00673E06">
        <w:rPr>
          <w:rFonts w:ascii="宋体" w:eastAsia="宋体" w:hAnsi="宋体" w:hint="eastAsia"/>
        </w:rPr>
        <w:t>根据当前已选择订单的订购服务，展示对应的服务项目，并默认选中所有服务项目；当取消任意一个服务项目时，将下拉框默认</w:t>
      </w:r>
      <w:proofErr w:type="gramStart"/>
      <w:r w:rsidRPr="00673E06">
        <w:rPr>
          <w:rFonts w:ascii="宋体" w:eastAsia="宋体" w:hAnsi="宋体" w:hint="eastAsia"/>
        </w:rPr>
        <w:t>选择项置为</w:t>
      </w:r>
      <w:proofErr w:type="gramEnd"/>
      <w:r w:rsidRPr="00673E06">
        <w:rPr>
          <w:rFonts w:ascii="宋体" w:eastAsia="宋体" w:hAnsi="宋体" w:hint="eastAsia"/>
        </w:rPr>
        <w:t>部分服务项目审核通过；</w:t>
      </w:r>
    </w:p>
    <w:p w14:paraId="56330F43" w14:textId="06E40AE2" w:rsidR="00656EA3" w:rsidRPr="00673E06" w:rsidRDefault="007A0A59" w:rsidP="0059677D">
      <w:pPr>
        <w:pStyle w:val="a3"/>
        <w:numPr>
          <w:ilvl w:val="0"/>
          <w:numId w:val="19"/>
        </w:numPr>
        <w:ind w:firstLineChars="0"/>
        <w:jc w:val="left"/>
        <w:rPr>
          <w:rFonts w:ascii="宋体" w:eastAsia="宋体" w:hAnsi="宋体"/>
        </w:rPr>
      </w:pPr>
      <w:r w:rsidRPr="00673E06">
        <w:rPr>
          <w:rFonts w:ascii="宋体" w:eastAsia="宋体" w:hAnsi="宋体" w:hint="eastAsia"/>
        </w:rPr>
        <w:t>点击</w:t>
      </w:r>
      <w:r w:rsidR="00E97D76" w:rsidRPr="00673E06">
        <w:rPr>
          <w:rFonts w:ascii="宋体" w:eastAsia="宋体" w:hAnsi="宋体" w:hint="eastAsia"/>
        </w:rPr>
        <w:t>(批量</w:t>
      </w:r>
      <w:r w:rsidR="00E97D76" w:rsidRPr="00673E06">
        <w:rPr>
          <w:rFonts w:ascii="宋体" w:eastAsia="宋体" w:hAnsi="宋体"/>
        </w:rPr>
        <w:t>)</w:t>
      </w:r>
      <w:r w:rsidR="00E97D76" w:rsidRPr="00673E06">
        <w:rPr>
          <w:rFonts w:ascii="宋体" w:eastAsia="宋体" w:hAnsi="宋体" w:hint="eastAsia"/>
        </w:rPr>
        <w:t>通过功能的</w:t>
      </w:r>
      <w:r w:rsidRPr="00673E06">
        <w:rPr>
          <w:rFonts w:ascii="宋体" w:eastAsia="宋体" w:hAnsi="宋体" w:hint="eastAsia"/>
        </w:rPr>
        <w:t>确认按钮，</w:t>
      </w:r>
      <w:r w:rsidR="00656EA3" w:rsidRPr="00673E06">
        <w:rPr>
          <w:rFonts w:ascii="宋体" w:eastAsia="宋体" w:hAnsi="宋体" w:hint="eastAsia"/>
        </w:rPr>
        <w:t>将待批</w:t>
      </w:r>
      <w:proofErr w:type="gramStart"/>
      <w:r w:rsidR="00656EA3" w:rsidRPr="00673E06">
        <w:rPr>
          <w:rFonts w:ascii="宋体" w:eastAsia="宋体" w:hAnsi="宋体" w:hint="eastAsia"/>
        </w:rPr>
        <w:t>量通过</w:t>
      </w:r>
      <w:proofErr w:type="gramEnd"/>
      <w:r w:rsidR="00656EA3" w:rsidRPr="00673E06">
        <w:rPr>
          <w:rFonts w:ascii="宋体" w:eastAsia="宋体" w:hAnsi="宋体" w:hint="eastAsia"/>
        </w:rPr>
        <w:t>订单列表中的所有订单状态置为已通过审核；</w:t>
      </w:r>
    </w:p>
    <w:p w14:paraId="061D2980" w14:textId="722A06CF" w:rsidR="007A0A59" w:rsidRPr="00673E06" w:rsidRDefault="007A0A59" w:rsidP="0059677D">
      <w:pPr>
        <w:pStyle w:val="a3"/>
        <w:numPr>
          <w:ilvl w:val="0"/>
          <w:numId w:val="19"/>
        </w:numPr>
        <w:ind w:firstLineChars="0"/>
        <w:jc w:val="left"/>
        <w:rPr>
          <w:rFonts w:ascii="宋体" w:eastAsia="宋体" w:hAnsi="宋体"/>
        </w:rPr>
      </w:pPr>
      <w:r w:rsidRPr="00673E06">
        <w:rPr>
          <w:rFonts w:ascii="宋体" w:eastAsia="宋体" w:hAnsi="宋体" w:hint="eastAsia"/>
        </w:rPr>
        <w:t>针对</w:t>
      </w:r>
      <w:r w:rsidR="00B94D15" w:rsidRPr="00673E06">
        <w:rPr>
          <w:rFonts w:ascii="宋体" w:eastAsia="宋体" w:hAnsi="宋体" w:hint="eastAsia"/>
        </w:rPr>
        <w:t>审核通过的</w:t>
      </w:r>
      <w:r w:rsidRPr="00673E06">
        <w:rPr>
          <w:rFonts w:ascii="宋体" w:eastAsia="宋体" w:hAnsi="宋体" w:hint="eastAsia"/>
        </w:rPr>
        <w:t>订单列表中的每个订单，逐条生成对应的</w:t>
      </w:r>
      <w:proofErr w:type="gramStart"/>
      <w:r w:rsidRPr="00673E06">
        <w:rPr>
          <w:rFonts w:ascii="宋体" w:eastAsia="宋体" w:hAnsi="宋体" w:hint="eastAsia"/>
        </w:rPr>
        <w:t>待扣费清单</w:t>
      </w:r>
      <w:proofErr w:type="gramEnd"/>
      <w:r w:rsidRPr="00673E06">
        <w:rPr>
          <w:rFonts w:ascii="宋体" w:eastAsia="宋体" w:hAnsi="宋体" w:hint="eastAsia"/>
        </w:rPr>
        <w:t>，具体生成规则如下：</w:t>
      </w:r>
    </w:p>
    <w:p w14:paraId="27CDBD89" w14:textId="77777777" w:rsidR="007A0A59" w:rsidRPr="00673E06" w:rsidRDefault="007A0A59" w:rsidP="0059677D">
      <w:pPr>
        <w:pStyle w:val="a3"/>
        <w:numPr>
          <w:ilvl w:val="0"/>
          <w:numId w:val="20"/>
        </w:numPr>
        <w:ind w:firstLineChars="0"/>
        <w:jc w:val="left"/>
        <w:rPr>
          <w:rFonts w:ascii="宋体" w:eastAsia="宋体" w:hAnsi="宋体"/>
        </w:rPr>
      </w:pPr>
      <w:r w:rsidRPr="00673E06">
        <w:rPr>
          <w:rFonts w:ascii="宋体" w:eastAsia="宋体" w:hAnsi="宋体" w:hint="eastAsia"/>
        </w:rPr>
        <w:t>当该订单中购买的计费项目未在被选中的审核通过的服务项目列表中时，不生成针对该计费项目的</w:t>
      </w:r>
      <w:proofErr w:type="gramStart"/>
      <w:r w:rsidRPr="00673E06">
        <w:rPr>
          <w:rFonts w:ascii="宋体" w:eastAsia="宋体" w:hAnsi="宋体" w:hint="eastAsia"/>
        </w:rPr>
        <w:t>待扣费金额</w:t>
      </w:r>
      <w:proofErr w:type="gramEnd"/>
      <w:r w:rsidRPr="00673E06">
        <w:rPr>
          <w:rFonts w:ascii="宋体" w:eastAsia="宋体" w:hAnsi="宋体" w:hint="eastAsia"/>
        </w:rPr>
        <w:t>；</w:t>
      </w:r>
    </w:p>
    <w:p w14:paraId="1AED06CA" w14:textId="580815F6" w:rsidR="007A0A59" w:rsidRPr="00673E06" w:rsidRDefault="007A0A59" w:rsidP="0059677D">
      <w:pPr>
        <w:pStyle w:val="a3"/>
        <w:numPr>
          <w:ilvl w:val="0"/>
          <w:numId w:val="20"/>
        </w:numPr>
        <w:ind w:firstLineChars="0"/>
        <w:jc w:val="left"/>
        <w:rPr>
          <w:rFonts w:ascii="宋体" w:eastAsia="宋体" w:hAnsi="宋体"/>
        </w:rPr>
      </w:pPr>
      <w:r w:rsidRPr="00673E06">
        <w:rPr>
          <w:rFonts w:ascii="宋体" w:eastAsia="宋体" w:hAnsi="宋体" w:hint="eastAsia"/>
        </w:rPr>
        <w:t>当该订单中购买的计费项目在被选中的审核通过的服务项目列表中时，生成针对该计费项目的代扣费金额；</w:t>
      </w:r>
    </w:p>
    <w:p w14:paraId="122A3AF1" w14:textId="00800AD9" w:rsidR="007A0A59" w:rsidRPr="00673E06" w:rsidRDefault="007A0A59" w:rsidP="0059677D">
      <w:pPr>
        <w:pStyle w:val="a3"/>
        <w:numPr>
          <w:ilvl w:val="0"/>
          <w:numId w:val="20"/>
        </w:numPr>
        <w:ind w:firstLineChars="0"/>
        <w:jc w:val="left"/>
        <w:rPr>
          <w:rFonts w:ascii="宋体" w:eastAsia="宋体" w:hAnsi="宋体"/>
        </w:rPr>
      </w:pPr>
      <w:r w:rsidRPr="00673E06">
        <w:rPr>
          <w:rFonts w:ascii="宋体" w:eastAsia="宋体" w:hAnsi="宋体" w:hint="eastAsia"/>
        </w:rPr>
        <w:t>，根据订单对应的K</w:t>
      </w:r>
      <w:r w:rsidRPr="00673E06">
        <w:rPr>
          <w:rFonts w:ascii="宋体" w:eastAsia="宋体" w:hAnsi="宋体"/>
        </w:rPr>
        <w:t>3</w:t>
      </w:r>
      <w:r w:rsidRPr="00673E06">
        <w:rPr>
          <w:rFonts w:ascii="宋体" w:eastAsia="宋体" w:hAnsi="宋体" w:hint="eastAsia"/>
        </w:rPr>
        <w:t>账户信息，生成针对该订单的</w:t>
      </w:r>
      <w:r w:rsidR="00CF77FA" w:rsidRPr="00673E06">
        <w:rPr>
          <w:rFonts w:ascii="宋体" w:eastAsia="宋体" w:hAnsi="宋体" w:hint="eastAsia"/>
        </w:rPr>
        <w:t>计费项目</w:t>
      </w:r>
      <w:proofErr w:type="gramStart"/>
      <w:r w:rsidRPr="00673E06">
        <w:rPr>
          <w:rFonts w:ascii="宋体" w:eastAsia="宋体" w:hAnsi="宋体" w:hint="eastAsia"/>
        </w:rPr>
        <w:t>待扣费清单</w:t>
      </w:r>
      <w:proofErr w:type="gramEnd"/>
      <w:r w:rsidRPr="00673E06">
        <w:rPr>
          <w:rFonts w:ascii="宋体" w:eastAsia="宋体" w:hAnsi="宋体" w:hint="eastAsia"/>
        </w:rPr>
        <w:t>；具体数据生成要求如下：</w:t>
      </w:r>
    </w:p>
    <w:tbl>
      <w:tblPr>
        <w:tblStyle w:val="a9"/>
        <w:tblW w:w="8364" w:type="dxa"/>
        <w:tblInd w:w="-5" w:type="dxa"/>
        <w:tblLook w:val="04A0" w:firstRow="1" w:lastRow="0" w:firstColumn="1" w:lastColumn="0" w:noHBand="0" w:noVBand="1"/>
      </w:tblPr>
      <w:tblGrid>
        <w:gridCol w:w="2281"/>
        <w:gridCol w:w="1918"/>
        <w:gridCol w:w="4165"/>
      </w:tblGrid>
      <w:tr w:rsidR="007A0A59" w:rsidRPr="00673E06" w14:paraId="4444E325" w14:textId="77777777" w:rsidTr="00D36EC2">
        <w:tc>
          <w:tcPr>
            <w:tcW w:w="2281" w:type="dxa"/>
            <w:shd w:val="clear" w:color="auto" w:fill="8EAADB" w:themeFill="accent1" w:themeFillTint="99"/>
          </w:tcPr>
          <w:p w14:paraId="7923F4EE"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字段名</w:t>
            </w:r>
          </w:p>
        </w:tc>
        <w:tc>
          <w:tcPr>
            <w:tcW w:w="1918" w:type="dxa"/>
            <w:shd w:val="clear" w:color="auto" w:fill="8EAADB" w:themeFill="accent1" w:themeFillTint="99"/>
          </w:tcPr>
          <w:p w14:paraId="7378564E"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字段类型</w:t>
            </w:r>
          </w:p>
        </w:tc>
        <w:tc>
          <w:tcPr>
            <w:tcW w:w="4165" w:type="dxa"/>
            <w:shd w:val="clear" w:color="auto" w:fill="8EAADB" w:themeFill="accent1" w:themeFillTint="99"/>
          </w:tcPr>
          <w:p w14:paraId="6A93D450"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字段</w:t>
            </w:r>
            <w:proofErr w:type="gramStart"/>
            <w:r w:rsidRPr="00673E06">
              <w:rPr>
                <w:rFonts w:ascii="宋体" w:eastAsia="宋体" w:hAnsi="宋体" w:hint="eastAsia"/>
                <w:b/>
                <w:sz w:val="22"/>
              </w:rPr>
              <w:t>值说明</w:t>
            </w:r>
            <w:proofErr w:type="gramEnd"/>
          </w:p>
        </w:tc>
      </w:tr>
      <w:tr w:rsidR="007A0A59" w:rsidRPr="00673E06" w14:paraId="621A8106" w14:textId="77777777" w:rsidTr="00D36EC2">
        <w:tc>
          <w:tcPr>
            <w:tcW w:w="2281" w:type="dxa"/>
          </w:tcPr>
          <w:p w14:paraId="21CAD35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计费账户充值清单流水号</w:t>
            </w:r>
          </w:p>
        </w:tc>
        <w:tc>
          <w:tcPr>
            <w:tcW w:w="1918" w:type="dxa"/>
          </w:tcPr>
          <w:p w14:paraId="7D1B773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21B9706B"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0E86C434" w14:textId="77777777" w:rsidTr="00D36EC2">
        <w:tc>
          <w:tcPr>
            <w:tcW w:w="2281" w:type="dxa"/>
          </w:tcPr>
          <w:p w14:paraId="2DD4C050"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w:t>
            </w:r>
          </w:p>
        </w:tc>
        <w:tc>
          <w:tcPr>
            <w:tcW w:w="1918" w:type="dxa"/>
          </w:tcPr>
          <w:p w14:paraId="55E27D93"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6CF8594D"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257910CD" w14:textId="77777777" w:rsidTr="00D36EC2">
        <w:tc>
          <w:tcPr>
            <w:tcW w:w="2281" w:type="dxa"/>
          </w:tcPr>
          <w:p w14:paraId="6321C1A6"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918" w:type="dxa"/>
          </w:tcPr>
          <w:p w14:paraId="210EF771"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5637605F"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6F3C9D6D" w14:textId="77777777" w:rsidTr="00D36EC2">
        <w:tc>
          <w:tcPr>
            <w:tcW w:w="2281" w:type="dxa"/>
          </w:tcPr>
          <w:p w14:paraId="30865EB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姓名</w:t>
            </w:r>
          </w:p>
        </w:tc>
        <w:tc>
          <w:tcPr>
            <w:tcW w:w="1918" w:type="dxa"/>
          </w:tcPr>
          <w:p w14:paraId="2DEC6EF2"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6268F2EF"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20A2EB8D" w14:textId="77777777" w:rsidTr="00D36EC2">
        <w:tc>
          <w:tcPr>
            <w:tcW w:w="2281" w:type="dxa"/>
          </w:tcPr>
          <w:p w14:paraId="0370604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918" w:type="dxa"/>
          </w:tcPr>
          <w:p w14:paraId="092B2DA3"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58827A83"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633779D6" w14:textId="77777777" w:rsidTr="00D36EC2">
        <w:tc>
          <w:tcPr>
            <w:tcW w:w="2281" w:type="dxa"/>
          </w:tcPr>
          <w:p w14:paraId="253352A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918" w:type="dxa"/>
          </w:tcPr>
          <w:p w14:paraId="3CF6564A"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51592043"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50E1A155" w14:textId="77777777" w:rsidTr="00D36EC2">
        <w:tc>
          <w:tcPr>
            <w:tcW w:w="2281" w:type="dxa"/>
          </w:tcPr>
          <w:p w14:paraId="6249FC3A"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918" w:type="dxa"/>
          </w:tcPr>
          <w:p w14:paraId="4B5E361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784D8484" w14:textId="77777777" w:rsidR="007A0A59" w:rsidRPr="00673E06" w:rsidRDefault="007A0A59" w:rsidP="00D36EC2">
            <w:pPr>
              <w:pStyle w:val="a3"/>
              <w:ind w:firstLineChars="0" w:firstLine="0"/>
              <w:jc w:val="left"/>
              <w:rPr>
                <w:rFonts w:ascii="宋体" w:eastAsia="宋体" w:hAnsi="宋体"/>
                <w:sz w:val="22"/>
              </w:rPr>
            </w:pPr>
          </w:p>
        </w:tc>
      </w:tr>
      <w:tr w:rsidR="007A0A59" w:rsidRPr="00673E06" w14:paraId="12B22589" w14:textId="77777777" w:rsidTr="00D36EC2">
        <w:tc>
          <w:tcPr>
            <w:tcW w:w="2281" w:type="dxa"/>
          </w:tcPr>
          <w:p w14:paraId="7AF70A93"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日期</w:t>
            </w:r>
          </w:p>
        </w:tc>
        <w:tc>
          <w:tcPr>
            <w:tcW w:w="1918" w:type="dxa"/>
          </w:tcPr>
          <w:p w14:paraId="725D9B4A"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日期</w:t>
            </w:r>
          </w:p>
        </w:tc>
        <w:tc>
          <w:tcPr>
            <w:tcW w:w="4165" w:type="dxa"/>
          </w:tcPr>
          <w:p w14:paraId="0C1B69AF"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服务器时间，精准到秒</w:t>
            </w:r>
          </w:p>
        </w:tc>
      </w:tr>
      <w:tr w:rsidR="007A0A59" w:rsidRPr="00673E06" w14:paraId="44730240" w14:textId="77777777" w:rsidTr="00D36EC2">
        <w:tc>
          <w:tcPr>
            <w:tcW w:w="2281" w:type="dxa"/>
          </w:tcPr>
          <w:p w14:paraId="5756ACC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w:t>
            </w:r>
          </w:p>
        </w:tc>
        <w:tc>
          <w:tcPr>
            <w:tcW w:w="1918" w:type="dxa"/>
          </w:tcPr>
          <w:p w14:paraId="332EDDA8"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27FA3293" w14:textId="230D2307" w:rsidR="007A0A59" w:rsidRPr="00EF774F" w:rsidRDefault="00AC5EDA"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该计费清单开通列表</w:t>
            </w:r>
          </w:p>
        </w:tc>
      </w:tr>
      <w:tr w:rsidR="007A0A59" w:rsidRPr="00673E06" w14:paraId="07217A0A" w14:textId="77777777" w:rsidTr="00D36EC2">
        <w:tc>
          <w:tcPr>
            <w:tcW w:w="2281" w:type="dxa"/>
          </w:tcPr>
          <w:p w14:paraId="0B2A2AB8"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K</w:t>
            </w:r>
            <w:r w:rsidRPr="00EF774F">
              <w:rPr>
                <w:rFonts w:ascii="宋体" w:eastAsia="宋体" w:hAnsi="宋体"/>
                <w:sz w:val="24"/>
                <w:szCs w:val="24"/>
              </w:rPr>
              <w:t>3</w:t>
            </w:r>
            <w:r w:rsidRPr="00EF774F">
              <w:rPr>
                <w:rFonts w:ascii="宋体" w:eastAsia="宋体" w:hAnsi="宋体" w:hint="eastAsia"/>
                <w:sz w:val="24"/>
                <w:szCs w:val="24"/>
              </w:rPr>
              <w:t>账户</w:t>
            </w:r>
          </w:p>
        </w:tc>
        <w:tc>
          <w:tcPr>
            <w:tcW w:w="1918" w:type="dxa"/>
          </w:tcPr>
          <w:p w14:paraId="6BB583A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2D894B7B" w14:textId="77777777" w:rsidR="007A0A59" w:rsidRPr="00673E06" w:rsidRDefault="007A0A59" w:rsidP="00D36EC2">
            <w:pPr>
              <w:pStyle w:val="a3"/>
              <w:ind w:firstLineChars="0" w:firstLine="0"/>
              <w:jc w:val="left"/>
              <w:rPr>
                <w:rFonts w:ascii="宋体" w:eastAsia="宋体" w:hAnsi="宋体"/>
                <w:sz w:val="22"/>
              </w:rPr>
            </w:pPr>
          </w:p>
        </w:tc>
      </w:tr>
      <w:tr w:rsidR="00B25979" w:rsidRPr="00673E06" w14:paraId="4AF2AB6C" w14:textId="77777777" w:rsidTr="00D36EC2">
        <w:tc>
          <w:tcPr>
            <w:tcW w:w="2281" w:type="dxa"/>
          </w:tcPr>
          <w:p w14:paraId="56085F38" w14:textId="5893FFC4" w:rsidR="00B25979" w:rsidRPr="00EF774F" w:rsidRDefault="00B25979" w:rsidP="00B25979">
            <w:pPr>
              <w:pStyle w:val="a3"/>
              <w:ind w:firstLineChars="0" w:firstLine="0"/>
              <w:jc w:val="left"/>
              <w:rPr>
                <w:rFonts w:ascii="宋体" w:eastAsia="宋体" w:hAnsi="宋体"/>
                <w:sz w:val="24"/>
                <w:szCs w:val="24"/>
              </w:rPr>
            </w:pPr>
            <w:r>
              <w:rPr>
                <w:rFonts w:ascii="宋体" w:eastAsia="宋体" w:hAnsi="宋体" w:hint="eastAsia"/>
                <w:sz w:val="24"/>
                <w:szCs w:val="24"/>
              </w:rPr>
              <w:t>所属事业线</w:t>
            </w:r>
          </w:p>
        </w:tc>
        <w:tc>
          <w:tcPr>
            <w:tcW w:w="1918" w:type="dxa"/>
          </w:tcPr>
          <w:p w14:paraId="1A39C9A7" w14:textId="77777777" w:rsidR="00B25979" w:rsidRPr="00EF774F" w:rsidRDefault="00B25979" w:rsidP="00B25979">
            <w:pPr>
              <w:pStyle w:val="a3"/>
              <w:ind w:firstLineChars="0" w:firstLine="0"/>
              <w:jc w:val="left"/>
              <w:rPr>
                <w:rFonts w:ascii="宋体" w:eastAsia="宋体" w:hAnsi="宋体"/>
                <w:sz w:val="24"/>
                <w:szCs w:val="24"/>
              </w:rPr>
            </w:pPr>
          </w:p>
        </w:tc>
        <w:tc>
          <w:tcPr>
            <w:tcW w:w="4165" w:type="dxa"/>
          </w:tcPr>
          <w:p w14:paraId="35F9CB22" w14:textId="18349DF7" w:rsidR="00B25979" w:rsidRPr="00673E06" w:rsidRDefault="00B25979" w:rsidP="00B25979">
            <w:pPr>
              <w:pStyle w:val="a3"/>
              <w:ind w:firstLineChars="0" w:firstLine="0"/>
              <w:jc w:val="left"/>
              <w:rPr>
                <w:rFonts w:ascii="宋体" w:eastAsia="宋体" w:hAnsi="宋体"/>
                <w:sz w:val="22"/>
              </w:rPr>
            </w:pPr>
            <w:r w:rsidRPr="00EF774F">
              <w:rPr>
                <w:rFonts w:ascii="宋体" w:eastAsia="宋体" w:hAnsi="宋体" w:hint="eastAsia"/>
                <w:sz w:val="24"/>
                <w:szCs w:val="24"/>
              </w:rPr>
              <w:t>根据选择的K</w:t>
            </w:r>
            <w:r w:rsidRPr="00EF774F">
              <w:rPr>
                <w:rFonts w:ascii="宋体" w:eastAsia="宋体" w:hAnsi="宋体"/>
                <w:sz w:val="24"/>
                <w:szCs w:val="24"/>
              </w:rPr>
              <w:t>3</w:t>
            </w:r>
            <w:r w:rsidRPr="00EF774F">
              <w:rPr>
                <w:rFonts w:ascii="宋体" w:eastAsia="宋体" w:hAnsi="宋体" w:hint="eastAsia"/>
                <w:sz w:val="24"/>
                <w:szCs w:val="24"/>
              </w:rPr>
              <w:t>账户，调用K</w:t>
            </w:r>
            <w:r w:rsidRPr="00EF774F">
              <w:rPr>
                <w:rFonts w:ascii="宋体" w:eastAsia="宋体" w:hAnsi="宋体"/>
                <w:sz w:val="24"/>
                <w:szCs w:val="24"/>
              </w:rPr>
              <w:t>3</w:t>
            </w:r>
            <w:r w:rsidRPr="00EF774F">
              <w:rPr>
                <w:rFonts w:ascii="宋体" w:eastAsia="宋体" w:hAnsi="宋体" w:hint="eastAsia"/>
                <w:sz w:val="24"/>
                <w:szCs w:val="24"/>
              </w:rPr>
              <w:t>系统的账户信息查询接口获取</w:t>
            </w:r>
          </w:p>
        </w:tc>
      </w:tr>
      <w:tr w:rsidR="00B25979" w:rsidRPr="00673E06" w14:paraId="01927100" w14:textId="77777777" w:rsidTr="00D36EC2">
        <w:tc>
          <w:tcPr>
            <w:tcW w:w="2281" w:type="dxa"/>
          </w:tcPr>
          <w:p w14:paraId="42B55A23" w14:textId="780F4D00" w:rsidR="00B25979" w:rsidRDefault="00B25979" w:rsidP="00B25979">
            <w:pPr>
              <w:pStyle w:val="a3"/>
              <w:ind w:firstLineChars="0" w:firstLine="0"/>
              <w:jc w:val="left"/>
              <w:rPr>
                <w:rFonts w:ascii="宋体" w:eastAsia="宋体" w:hAnsi="宋体"/>
                <w:sz w:val="24"/>
                <w:szCs w:val="24"/>
              </w:rPr>
            </w:pPr>
            <w:r>
              <w:rPr>
                <w:rFonts w:ascii="宋体" w:eastAsia="宋体" w:hAnsi="宋体" w:hint="eastAsia"/>
                <w:sz w:val="24"/>
                <w:szCs w:val="24"/>
              </w:rPr>
              <w:t>所属部门</w:t>
            </w:r>
          </w:p>
        </w:tc>
        <w:tc>
          <w:tcPr>
            <w:tcW w:w="1918" w:type="dxa"/>
          </w:tcPr>
          <w:p w14:paraId="424FD259" w14:textId="77777777" w:rsidR="00B25979" w:rsidRPr="00EF774F" w:rsidRDefault="00B25979" w:rsidP="00B25979">
            <w:pPr>
              <w:pStyle w:val="a3"/>
              <w:ind w:firstLineChars="0" w:firstLine="0"/>
              <w:jc w:val="left"/>
              <w:rPr>
                <w:rFonts w:ascii="宋体" w:eastAsia="宋体" w:hAnsi="宋体"/>
                <w:sz w:val="24"/>
                <w:szCs w:val="24"/>
              </w:rPr>
            </w:pPr>
          </w:p>
        </w:tc>
        <w:tc>
          <w:tcPr>
            <w:tcW w:w="4165" w:type="dxa"/>
          </w:tcPr>
          <w:p w14:paraId="0B456DD0" w14:textId="359CD616" w:rsidR="00B25979" w:rsidRPr="00673E06" w:rsidRDefault="00B25979" w:rsidP="00B25979">
            <w:pPr>
              <w:pStyle w:val="a3"/>
              <w:ind w:firstLineChars="0" w:firstLine="0"/>
              <w:jc w:val="left"/>
              <w:rPr>
                <w:rFonts w:ascii="宋体" w:eastAsia="宋体" w:hAnsi="宋体"/>
                <w:sz w:val="22"/>
              </w:rPr>
            </w:pPr>
            <w:r w:rsidRPr="00EF774F">
              <w:rPr>
                <w:rFonts w:ascii="宋体" w:eastAsia="宋体" w:hAnsi="宋体" w:hint="eastAsia"/>
                <w:sz w:val="24"/>
                <w:szCs w:val="24"/>
              </w:rPr>
              <w:t>根据商场编码、所属事业线，调用UC对应接口获取</w:t>
            </w:r>
          </w:p>
        </w:tc>
      </w:tr>
      <w:tr w:rsidR="007A0A59" w:rsidRPr="00673E06" w14:paraId="0AE36EAE" w14:textId="77777777" w:rsidTr="00D36EC2">
        <w:tc>
          <w:tcPr>
            <w:tcW w:w="2281" w:type="dxa"/>
          </w:tcPr>
          <w:p w14:paraId="2A5388A2"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金额</w:t>
            </w:r>
          </w:p>
        </w:tc>
        <w:tc>
          <w:tcPr>
            <w:tcW w:w="1918" w:type="dxa"/>
          </w:tcPr>
          <w:p w14:paraId="61AD6EC3"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557F2CB8"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各计费项目的代扣费金额之和</w:t>
            </w:r>
          </w:p>
        </w:tc>
      </w:tr>
      <w:tr w:rsidR="007A0A59" w:rsidRPr="00673E06" w14:paraId="6ABE7C16" w14:textId="77777777" w:rsidTr="00D36EC2">
        <w:tc>
          <w:tcPr>
            <w:tcW w:w="2281" w:type="dxa"/>
          </w:tcPr>
          <w:p w14:paraId="5219C8E6" w14:textId="77777777" w:rsidR="007A0A59" w:rsidRPr="00EF774F" w:rsidRDefault="007A0A59" w:rsidP="00D36EC2">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扣费状态</w:t>
            </w:r>
            <w:proofErr w:type="gramEnd"/>
          </w:p>
        </w:tc>
        <w:tc>
          <w:tcPr>
            <w:tcW w:w="1918" w:type="dxa"/>
          </w:tcPr>
          <w:p w14:paraId="423D0888"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w:t>
            </w:r>
          </w:p>
        </w:tc>
        <w:tc>
          <w:tcPr>
            <w:tcW w:w="4165" w:type="dxa"/>
          </w:tcPr>
          <w:p w14:paraId="3A7D0F3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待确认费用清单</w:t>
            </w:r>
          </w:p>
        </w:tc>
      </w:tr>
    </w:tbl>
    <w:p w14:paraId="31ADA55D" w14:textId="64CD2115" w:rsidR="007A0A59" w:rsidRPr="00673E06" w:rsidRDefault="007A0A59"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全集团</w:t>
      </w:r>
      <w:r w:rsidR="00D615BE" w:rsidRPr="00673E06">
        <w:rPr>
          <w:rFonts w:ascii="宋体" w:eastAsia="宋体" w:hAnsi="宋体" w:hint="eastAsia"/>
          <w:b/>
          <w:sz w:val="28"/>
        </w:rPr>
        <w:t>K</w:t>
      </w:r>
      <w:r w:rsidR="00D615BE" w:rsidRPr="00673E06">
        <w:rPr>
          <w:rFonts w:ascii="宋体" w:eastAsia="宋体" w:hAnsi="宋体"/>
          <w:b/>
          <w:sz w:val="28"/>
        </w:rPr>
        <w:t>3</w:t>
      </w:r>
      <w:proofErr w:type="gramStart"/>
      <w:r w:rsidR="00D615BE" w:rsidRPr="00673E06">
        <w:rPr>
          <w:rFonts w:ascii="宋体" w:eastAsia="宋体" w:hAnsi="宋体" w:hint="eastAsia"/>
          <w:b/>
          <w:sz w:val="28"/>
        </w:rPr>
        <w:t>账户</w:t>
      </w:r>
      <w:r w:rsidR="00B21FE3" w:rsidRPr="00673E06">
        <w:rPr>
          <w:rFonts w:ascii="宋体" w:eastAsia="宋体" w:hAnsi="宋体" w:hint="eastAsia"/>
          <w:b/>
          <w:sz w:val="28"/>
        </w:rPr>
        <w:t>扣费清单</w:t>
      </w:r>
      <w:proofErr w:type="gramEnd"/>
      <w:r w:rsidR="005F03B6" w:rsidRPr="00673E06">
        <w:rPr>
          <w:rFonts w:ascii="宋体" w:eastAsia="宋体" w:hAnsi="宋体" w:hint="eastAsia"/>
          <w:b/>
          <w:sz w:val="28"/>
        </w:rPr>
        <w:t>管理</w:t>
      </w:r>
      <w:r w:rsidR="00A92396" w:rsidRPr="00673E06">
        <w:rPr>
          <w:rFonts w:ascii="宋体" w:eastAsia="宋体" w:hAnsi="宋体" w:hint="eastAsia"/>
          <w:b/>
          <w:sz w:val="28"/>
        </w:rPr>
        <w:t>功能</w:t>
      </w:r>
    </w:p>
    <w:p w14:paraId="6DAD9C6D" w14:textId="03BFD8FF" w:rsidR="007A0A59" w:rsidRPr="00673E06" w:rsidRDefault="00E7138C" w:rsidP="007A0A59">
      <w:pPr>
        <w:rPr>
          <w:rFonts w:ascii="宋体" w:eastAsia="宋体" w:hAnsi="宋体"/>
          <w:sz w:val="22"/>
        </w:rPr>
      </w:pPr>
      <w:r>
        <w:rPr>
          <w:noProof/>
        </w:rPr>
        <w:lastRenderedPageBreak/>
        <w:drawing>
          <wp:inline distT="0" distB="0" distL="0" distR="0" wp14:anchorId="71F468C7" wp14:editId="4250D232">
            <wp:extent cx="5274310" cy="2000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00250"/>
                    </a:xfrm>
                    <a:prstGeom prst="rect">
                      <a:avLst/>
                    </a:prstGeom>
                  </pic:spPr>
                </pic:pic>
              </a:graphicData>
            </a:graphic>
          </wp:inline>
        </w:drawing>
      </w:r>
    </w:p>
    <w:p w14:paraId="3856F1EA"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7A8B82A2"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界面提供以下搜索条件对账号费用清单记录进行查询：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7A0A59" w:rsidRPr="00673E06" w14:paraId="0B1987E9" w14:textId="77777777" w:rsidTr="00D36EC2">
        <w:tc>
          <w:tcPr>
            <w:tcW w:w="1617" w:type="dxa"/>
            <w:shd w:val="clear" w:color="auto" w:fill="8EAADB" w:themeFill="accent1" w:themeFillTint="99"/>
          </w:tcPr>
          <w:p w14:paraId="551F7EE1"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34536BA9"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7F55F7C6"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200F6EC7" w14:textId="77777777" w:rsidR="007A0A59" w:rsidRPr="00673E06" w:rsidRDefault="007A0A59" w:rsidP="00D36EC2">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7A0A59" w:rsidRPr="00673E06" w14:paraId="3EBAF71E" w14:textId="77777777" w:rsidTr="00D36EC2">
        <w:tc>
          <w:tcPr>
            <w:tcW w:w="1617" w:type="dxa"/>
          </w:tcPr>
          <w:p w14:paraId="6D7FB149"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所属事业线</w:t>
            </w:r>
          </w:p>
        </w:tc>
        <w:tc>
          <w:tcPr>
            <w:tcW w:w="1360" w:type="dxa"/>
          </w:tcPr>
          <w:p w14:paraId="56C12DD6"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4C084F5F"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全部、（与用户中心的事业</w:t>
            </w:r>
            <w:proofErr w:type="gramStart"/>
            <w:r w:rsidRPr="00EF774F">
              <w:rPr>
                <w:rFonts w:ascii="宋体" w:eastAsia="宋体" w:hAnsi="宋体" w:hint="eastAsia"/>
                <w:sz w:val="24"/>
                <w:szCs w:val="24"/>
              </w:rPr>
              <w:t>线数据</w:t>
            </w:r>
            <w:proofErr w:type="gramEnd"/>
            <w:r w:rsidRPr="00EF774F">
              <w:rPr>
                <w:rFonts w:ascii="宋体" w:eastAsia="宋体" w:hAnsi="宋体" w:hint="eastAsia"/>
                <w:sz w:val="24"/>
                <w:szCs w:val="24"/>
              </w:rPr>
              <w:t>一致）</w:t>
            </w:r>
          </w:p>
        </w:tc>
        <w:tc>
          <w:tcPr>
            <w:tcW w:w="2552" w:type="dxa"/>
          </w:tcPr>
          <w:p w14:paraId="75D9C72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7A0A59" w:rsidRPr="00673E06" w14:paraId="0AB9E514" w14:textId="77777777" w:rsidTr="00D36EC2">
        <w:tc>
          <w:tcPr>
            <w:tcW w:w="1617" w:type="dxa"/>
          </w:tcPr>
          <w:p w14:paraId="25A717C9"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所属部门</w:t>
            </w:r>
          </w:p>
        </w:tc>
        <w:tc>
          <w:tcPr>
            <w:tcW w:w="1360" w:type="dxa"/>
          </w:tcPr>
          <w:p w14:paraId="1648445A"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6D72EB5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全部、（已选择事业线下的所有部门）</w:t>
            </w:r>
          </w:p>
        </w:tc>
        <w:tc>
          <w:tcPr>
            <w:tcW w:w="2552" w:type="dxa"/>
          </w:tcPr>
          <w:p w14:paraId="6CBC313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7A0A59" w:rsidRPr="00673E06" w14:paraId="2814AED1" w14:textId="77777777" w:rsidTr="00D36EC2">
        <w:tc>
          <w:tcPr>
            <w:tcW w:w="1617" w:type="dxa"/>
          </w:tcPr>
          <w:p w14:paraId="1895E3B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所属商场名称</w:t>
            </w:r>
          </w:p>
        </w:tc>
        <w:tc>
          <w:tcPr>
            <w:tcW w:w="1360" w:type="dxa"/>
          </w:tcPr>
          <w:p w14:paraId="494EC1B2"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D69A30D"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08A11E51"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7A0A59" w:rsidRPr="00673E06" w14:paraId="14315887" w14:textId="77777777" w:rsidTr="00D36EC2">
        <w:tc>
          <w:tcPr>
            <w:tcW w:w="1617" w:type="dxa"/>
          </w:tcPr>
          <w:p w14:paraId="3C8353E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1536A5C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C837DFD"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0B854EE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7A0A59" w:rsidRPr="00673E06" w14:paraId="454CF056" w14:textId="77777777" w:rsidTr="00D36EC2">
        <w:tc>
          <w:tcPr>
            <w:tcW w:w="1617" w:type="dxa"/>
          </w:tcPr>
          <w:p w14:paraId="441DEDA3"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360" w:type="dxa"/>
          </w:tcPr>
          <w:p w14:paraId="4B3261B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6DB07E9"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7BCB677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75E06B84" w14:textId="77777777" w:rsidTr="00D36EC2">
        <w:tc>
          <w:tcPr>
            <w:tcW w:w="1617" w:type="dxa"/>
          </w:tcPr>
          <w:p w14:paraId="33ACDE6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360" w:type="dxa"/>
          </w:tcPr>
          <w:p w14:paraId="09DCA9A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16520CA"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4FA7DD4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5549A327" w14:textId="77777777" w:rsidTr="00D36EC2">
        <w:tc>
          <w:tcPr>
            <w:tcW w:w="1617" w:type="dxa"/>
          </w:tcPr>
          <w:p w14:paraId="3D89A3C9"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645D212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3CE75F1"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028F7A0B"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41E7BBA9" w14:textId="77777777" w:rsidTr="00D36EC2">
        <w:tc>
          <w:tcPr>
            <w:tcW w:w="1617" w:type="dxa"/>
          </w:tcPr>
          <w:p w14:paraId="050500F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360" w:type="dxa"/>
          </w:tcPr>
          <w:p w14:paraId="2C03B10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24AACEC1" w14:textId="0ECB370A"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9A362A" w:rsidRPr="00EF774F">
              <w:rPr>
                <w:rFonts w:ascii="宋体" w:eastAsia="宋体" w:hAnsi="宋体" w:hint="eastAsia"/>
                <w:sz w:val="24"/>
                <w:szCs w:val="24"/>
              </w:rPr>
              <w:t>对应数据字典值</w:t>
            </w:r>
          </w:p>
        </w:tc>
        <w:tc>
          <w:tcPr>
            <w:tcW w:w="2552" w:type="dxa"/>
          </w:tcPr>
          <w:p w14:paraId="47CA95F5"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7A0A59" w:rsidRPr="00673E06" w14:paraId="4C9D5696" w14:textId="77777777" w:rsidTr="00D36EC2">
        <w:tc>
          <w:tcPr>
            <w:tcW w:w="1617" w:type="dxa"/>
          </w:tcPr>
          <w:p w14:paraId="72170C32"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793BD72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07B97F63"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72589D7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6A583F20" w14:textId="77777777" w:rsidTr="00D36EC2">
        <w:tc>
          <w:tcPr>
            <w:tcW w:w="1617" w:type="dxa"/>
          </w:tcPr>
          <w:p w14:paraId="4B0FA49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w:t>
            </w:r>
          </w:p>
        </w:tc>
        <w:tc>
          <w:tcPr>
            <w:tcW w:w="1360" w:type="dxa"/>
          </w:tcPr>
          <w:p w14:paraId="322AF8FF"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359F1FEF"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全部、该计费账户类型下所有可前台购买的计费项目</w:t>
            </w:r>
          </w:p>
        </w:tc>
        <w:tc>
          <w:tcPr>
            <w:tcW w:w="2552" w:type="dxa"/>
          </w:tcPr>
          <w:p w14:paraId="3498F0B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7A0A59" w:rsidRPr="00673E06" w14:paraId="3781242E" w14:textId="77777777" w:rsidTr="00D36EC2">
        <w:tc>
          <w:tcPr>
            <w:tcW w:w="1617" w:type="dxa"/>
          </w:tcPr>
          <w:p w14:paraId="567A9EDE" w14:textId="3255D7C7" w:rsidR="007A0A59" w:rsidRPr="00EF774F" w:rsidRDefault="00476EE5" w:rsidP="00D36EC2">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w:t>
            </w:r>
            <w:r w:rsidR="007A0A59" w:rsidRPr="00EF774F">
              <w:rPr>
                <w:rFonts w:ascii="宋体" w:eastAsia="宋体" w:hAnsi="宋体" w:hint="eastAsia"/>
                <w:sz w:val="24"/>
                <w:szCs w:val="24"/>
              </w:rPr>
              <w:t>清单</w:t>
            </w:r>
            <w:proofErr w:type="gramEnd"/>
            <w:r w:rsidR="007A0A59" w:rsidRPr="00EF774F">
              <w:rPr>
                <w:rFonts w:ascii="宋体" w:eastAsia="宋体" w:hAnsi="宋体" w:hint="eastAsia"/>
                <w:sz w:val="24"/>
                <w:szCs w:val="24"/>
              </w:rPr>
              <w:t>状态</w:t>
            </w:r>
          </w:p>
        </w:tc>
        <w:tc>
          <w:tcPr>
            <w:tcW w:w="1360" w:type="dxa"/>
          </w:tcPr>
          <w:p w14:paraId="392D883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22D03A9E" w14:textId="06565933"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全部、待确认费用清单、</w:t>
            </w:r>
            <w:proofErr w:type="gramStart"/>
            <w:r w:rsidRPr="00EF774F">
              <w:rPr>
                <w:rFonts w:ascii="宋体" w:eastAsia="宋体" w:hAnsi="宋体" w:hint="eastAsia"/>
                <w:sz w:val="24"/>
                <w:szCs w:val="24"/>
              </w:rPr>
              <w:t>扣费</w:t>
            </w:r>
            <w:r w:rsidRPr="00EF774F">
              <w:rPr>
                <w:rFonts w:ascii="宋体" w:eastAsia="宋体" w:hAnsi="宋体"/>
                <w:sz w:val="24"/>
                <w:szCs w:val="24"/>
              </w:rPr>
              <w:t>成功</w:t>
            </w:r>
            <w:proofErr w:type="gramEnd"/>
            <w:r w:rsidRPr="00EF774F">
              <w:rPr>
                <w:rFonts w:ascii="宋体" w:eastAsia="宋体" w:hAnsi="宋体" w:hint="eastAsia"/>
                <w:sz w:val="24"/>
                <w:szCs w:val="24"/>
              </w:rPr>
              <w:t>、</w:t>
            </w:r>
            <w:proofErr w:type="gramStart"/>
            <w:r w:rsidRPr="00EF774F">
              <w:rPr>
                <w:rFonts w:ascii="宋体" w:eastAsia="宋体" w:hAnsi="宋体" w:hint="eastAsia"/>
                <w:sz w:val="24"/>
                <w:szCs w:val="24"/>
              </w:rPr>
              <w:t>扣费</w:t>
            </w:r>
            <w:r w:rsidRPr="00EF774F">
              <w:rPr>
                <w:rFonts w:ascii="宋体" w:eastAsia="宋体" w:hAnsi="宋体"/>
                <w:sz w:val="24"/>
                <w:szCs w:val="24"/>
              </w:rPr>
              <w:t>失</w:t>
            </w:r>
            <w:proofErr w:type="gramEnd"/>
            <w:r w:rsidRPr="00EF774F">
              <w:rPr>
                <w:rFonts w:ascii="宋体" w:eastAsia="宋体" w:hAnsi="宋体"/>
                <w:sz w:val="24"/>
                <w:szCs w:val="24"/>
              </w:rPr>
              <w:t>败</w:t>
            </w:r>
          </w:p>
        </w:tc>
        <w:tc>
          <w:tcPr>
            <w:tcW w:w="2552" w:type="dxa"/>
          </w:tcPr>
          <w:p w14:paraId="29658A8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7A0A59" w:rsidRPr="00673E06" w14:paraId="400E70EE" w14:textId="77777777" w:rsidTr="00D36EC2">
        <w:tc>
          <w:tcPr>
            <w:tcW w:w="1617" w:type="dxa"/>
          </w:tcPr>
          <w:p w14:paraId="7055D432" w14:textId="2EB8E72C" w:rsidR="007A0A59" w:rsidRPr="00EF774F" w:rsidRDefault="00476EE5" w:rsidP="00D36EC2">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w:t>
            </w:r>
            <w:r w:rsidR="007A0A59" w:rsidRPr="00EF774F">
              <w:rPr>
                <w:rFonts w:ascii="宋体" w:eastAsia="宋体" w:hAnsi="宋体" w:hint="eastAsia"/>
                <w:sz w:val="24"/>
                <w:szCs w:val="24"/>
              </w:rPr>
              <w:t>清单</w:t>
            </w:r>
            <w:proofErr w:type="gramEnd"/>
            <w:r w:rsidR="007A0A59" w:rsidRPr="00EF774F">
              <w:rPr>
                <w:rFonts w:ascii="宋体" w:eastAsia="宋体" w:hAnsi="宋体" w:hint="eastAsia"/>
                <w:sz w:val="24"/>
                <w:szCs w:val="24"/>
              </w:rPr>
              <w:t>流水号</w:t>
            </w:r>
          </w:p>
        </w:tc>
        <w:tc>
          <w:tcPr>
            <w:tcW w:w="1360" w:type="dxa"/>
          </w:tcPr>
          <w:p w14:paraId="27BA7A0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7E9102D"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031E64D2"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61409C3B" w14:textId="77777777" w:rsidTr="00D36EC2">
        <w:tc>
          <w:tcPr>
            <w:tcW w:w="1617" w:type="dxa"/>
          </w:tcPr>
          <w:p w14:paraId="050F2D7D" w14:textId="5F0878D5" w:rsidR="007A0A59" w:rsidRPr="00EF774F" w:rsidRDefault="00476EE5" w:rsidP="00D36EC2">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w:t>
            </w:r>
            <w:r w:rsidR="007A0A59" w:rsidRPr="00EF774F">
              <w:rPr>
                <w:rFonts w:ascii="宋体" w:eastAsia="宋体" w:hAnsi="宋体" w:hint="eastAsia"/>
                <w:sz w:val="24"/>
                <w:szCs w:val="24"/>
              </w:rPr>
              <w:t>清单</w:t>
            </w:r>
            <w:proofErr w:type="gramEnd"/>
            <w:r w:rsidR="007A0A59" w:rsidRPr="00EF774F">
              <w:rPr>
                <w:rFonts w:ascii="宋体" w:eastAsia="宋体" w:hAnsi="宋体" w:hint="eastAsia"/>
                <w:sz w:val="24"/>
                <w:szCs w:val="24"/>
              </w:rPr>
              <w:t>凭证号</w:t>
            </w:r>
          </w:p>
        </w:tc>
        <w:tc>
          <w:tcPr>
            <w:tcW w:w="1360" w:type="dxa"/>
          </w:tcPr>
          <w:p w14:paraId="3250C26B"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F3F4A93"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1A1CE31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43ED7AF2" w14:textId="77777777" w:rsidTr="00D36EC2">
        <w:tc>
          <w:tcPr>
            <w:tcW w:w="1617" w:type="dxa"/>
          </w:tcPr>
          <w:p w14:paraId="06B66A17"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sz w:val="24"/>
                <w:szCs w:val="24"/>
              </w:rPr>
              <w:t>K3</w:t>
            </w:r>
            <w:proofErr w:type="gramStart"/>
            <w:r w:rsidRPr="00EF774F">
              <w:rPr>
                <w:rFonts w:ascii="宋体" w:eastAsia="宋体" w:hAnsi="宋体"/>
                <w:sz w:val="24"/>
                <w:szCs w:val="24"/>
              </w:rPr>
              <w:t>扣费账户</w:t>
            </w:r>
            <w:proofErr w:type="gramEnd"/>
          </w:p>
        </w:tc>
        <w:tc>
          <w:tcPr>
            <w:tcW w:w="1360" w:type="dxa"/>
          </w:tcPr>
          <w:p w14:paraId="1F10A1F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C233223" w14:textId="77777777" w:rsidR="007A0A59" w:rsidRPr="00673E06" w:rsidRDefault="007A0A59" w:rsidP="00D36EC2">
            <w:pPr>
              <w:pStyle w:val="a3"/>
              <w:ind w:firstLineChars="0" w:firstLine="0"/>
              <w:jc w:val="left"/>
              <w:rPr>
                <w:rFonts w:ascii="宋体" w:eastAsia="宋体" w:hAnsi="宋体"/>
                <w:sz w:val="22"/>
              </w:rPr>
            </w:pPr>
          </w:p>
        </w:tc>
        <w:tc>
          <w:tcPr>
            <w:tcW w:w="2552" w:type="dxa"/>
          </w:tcPr>
          <w:p w14:paraId="4D4750A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7A0A59" w:rsidRPr="00673E06" w14:paraId="3CE1E506" w14:textId="77777777" w:rsidTr="00D36EC2">
        <w:tc>
          <w:tcPr>
            <w:tcW w:w="1617" w:type="dxa"/>
          </w:tcPr>
          <w:p w14:paraId="089267D0"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开始日期</w:t>
            </w:r>
          </w:p>
        </w:tc>
        <w:tc>
          <w:tcPr>
            <w:tcW w:w="1360" w:type="dxa"/>
          </w:tcPr>
          <w:p w14:paraId="73A55E7E"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2A26F000"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（选择到分钟，默认为时间为当分钟0:</w:t>
            </w:r>
            <w:r w:rsidRPr="00EF774F">
              <w:rPr>
                <w:rFonts w:ascii="宋体" w:eastAsia="宋体" w:hAnsi="宋体"/>
                <w:sz w:val="24"/>
                <w:szCs w:val="24"/>
              </w:rPr>
              <w:t>00</w:t>
            </w:r>
            <w:r w:rsidRPr="00EF774F">
              <w:rPr>
                <w:rFonts w:ascii="宋体" w:eastAsia="宋体" w:hAnsi="宋体" w:hint="eastAsia"/>
                <w:sz w:val="24"/>
                <w:szCs w:val="24"/>
              </w:rPr>
              <w:t>）</w:t>
            </w:r>
          </w:p>
        </w:tc>
        <w:tc>
          <w:tcPr>
            <w:tcW w:w="2552" w:type="dxa"/>
          </w:tcPr>
          <w:p w14:paraId="32D1FCF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r w:rsidRPr="00EF774F">
              <w:rPr>
                <w:rFonts w:ascii="宋体" w:eastAsia="宋体" w:hAnsi="宋体"/>
                <w:sz w:val="24"/>
                <w:szCs w:val="24"/>
              </w:rPr>
              <w:t>1</w:t>
            </w:r>
            <w:r w:rsidRPr="00EF774F">
              <w:rPr>
                <w:rFonts w:ascii="宋体" w:eastAsia="宋体" w:hAnsi="宋体" w:hint="eastAsia"/>
                <w:sz w:val="24"/>
                <w:szCs w:val="24"/>
              </w:rPr>
              <w:t>周</w:t>
            </w:r>
          </w:p>
        </w:tc>
      </w:tr>
      <w:tr w:rsidR="007A0A59" w:rsidRPr="00673E06" w14:paraId="091693D4" w14:textId="77777777" w:rsidTr="00D36EC2">
        <w:tc>
          <w:tcPr>
            <w:tcW w:w="1617" w:type="dxa"/>
          </w:tcPr>
          <w:p w14:paraId="411BDC7D"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lastRenderedPageBreak/>
              <w:t>结束日期</w:t>
            </w:r>
          </w:p>
        </w:tc>
        <w:tc>
          <w:tcPr>
            <w:tcW w:w="1360" w:type="dxa"/>
          </w:tcPr>
          <w:p w14:paraId="64E681EC"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7A1324C1"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（选择到天，默认为时间为当天</w:t>
            </w:r>
            <w:r w:rsidRPr="00EF774F">
              <w:rPr>
                <w:rFonts w:ascii="宋体" w:eastAsia="宋体" w:hAnsi="宋体"/>
                <w:sz w:val="24"/>
                <w:szCs w:val="24"/>
              </w:rPr>
              <w:t>23</w:t>
            </w:r>
            <w:r w:rsidRPr="00EF774F">
              <w:rPr>
                <w:rFonts w:ascii="宋体" w:eastAsia="宋体" w:hAnsi="宋体" w:hint="eastAsia"/>
                <w:sz w:val="24"/>
                <w:szCs w:val="24"/>
              </w:rPr>
              <w:t>:</w:t>
            </w:r>
            <w:r w:rsidRPr="00EF774F">
              <w:rPr>
                <w:rFonts w:ascii="宋体" w:eastAsia="宋体" w:hAnsi="宋体"/>
                <w:sz w:val="24"/>
                <w:szCs w:val="24"/>
              </w:rPr>
              <w:t>59</w:t>
            </w:r>
            <w:r w:rsidRPr="00EF774F">
              <w:rPr>
                <w:rFonts w:ascii="宋体" w:eastAsia="宋体" w:hAnsi="宋体" w:hint="eastAsia"/>
                <w:sz w:val="24"/>
                <w:szCs w:val="24"/>
              </w:rPr>
              <w:t>）</w:t>
            </w:r>
          </w:p>
        </w:tc>
        <w:tc>
          <w:tcPr>
            <w:tcW w:w="2552" w:type="dxa"/>
          </w:tcPr>
          <w:p w14:paraId="4B760124" w14:textId="77777777" w:rsidR="007A0A59" w:rsidRPr="00EF774F" w:rsidRDefault="007A0A59"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p>
        </w:tc>
      </w:tr>
    </w:tbl>
    <w:p w14:paraId="4231E603"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搜索结果汇总数据以文本形式呈现：“满足查询条件的充值记录数</w:t>
      </w:r>
      <w:r w:rsidRPr="00BC77C5">
        <w:rPr>
          <w:rFonts w:ascii="宋体" w:eastAsia="宋体" w:hAnsi="宋体"/>
          <w:sz w:val="24"/>
          <w:szCs w:val="24"/>
        </w:rPr>
        <w:t>X条，充值总额为：XX元。</w:t>
      </w:r>
      <w:r w:rsidRPr="00BC77C5">
        <w:rPr>
          <w:rFonts w:ascii="宋体" w:eastAsia="宋体" w:hAnsi="宋体" w:hint="eastAsia"/>
          <w:sz w:val="24"/>
          <w:szCs w:val="24"/>
        </w:rPr>
        <w:t>”。</w:t>
      </w:r>
    </w:p>
    <w:p w14:paraId="0F51CB32" w14:textId="0FAB6AE1"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搜索结果以列表形式、按照记录生成日期倒序排列展示，展示字段包括有：所属商场、所属门店、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、计费账户类型、计费账号、计费项目、所属事业线、所属部门、</w:t>
      </w:r>
      <w:r w:rsidRPr="00BC77C5">
        <w:rPr>
          <w:rFonts w:ascii="宋体" w:eastAsia="宋体" w:hAnsi="宋体"/>
          <w:sz w:val="24"/>
          <w:szCs w:val="24"/>
        </w:rPr>
        <w:t>K3费用账户</w:t>
      </w:r>
      <w:r w:rsidRPr="00BC77C5">
        <w:rPr>
          <w:rFonts w:ascii="宋体" w:eastAsia="宋体" w:hAnsi="宋体" w:hint="eastAsia"/>
          <w:sz w:val="24"/>
          <w:szCs w:val="24"/>
        </w:rPr>
        <w:t>、费用清单流水号、费用清单凭证号、费用清单产生日期、费用清单状态、金额</w:t>
      </w:r>
      <w:r w:rsidR="00D236C8" w:rsidRPr="00BC77C5">
        <w:rPr>
          <w:rFonts w:ascii="宋体" w:eastAsia="宋体" w:hAnsi="宋体" w:hint="eastAsia"/>
          <w:sz w:val="24"/>
          <w:szCs w:val="24"/>
        </w:rPr>
        <w:t>、</w:t>
      </w:r>
      <w:r w:rsidR="00B448A9" w:rsidRPr="00BC77C5">
        <w:rPr>
          <w:rFonts w:ascii="宋体" w:eastAsia="宋体" w:hAnsi="宋体" w:hint="eastAsia"/>
          <w:sz w:val="24"/>
          <w:szCs w:val="24"/>
        </w:rPr>
        <w:t>K</w:t>
      </w:r>
      <w:r w:rsidR="00B448A9" w:rsidRPr="00BC77C5">
        <w:rPr>
          <w:rFonts w:ascii="宋体" w:eastAsia="宋体" w:hAnsi="宋体"/>
          <w:sz w:val="24"/>
          <w:szCs w:val="24"/>
        </w:rPr>
        <w:t>3</w:t>
      </w:r>
      <w:r w:rsidR="00B448A9" w:rsidRPr="00BC77C5">
        <w:rPr>
          <w:rFonts w:ascii="宋体" w:eastAsia="宋体" w:hAnsi="宋体" w:hint="eastAsia"/>
          <w:sz w:val="24"/>
          <w:szCs w:val="24"/>
        </w:rPr>
        <w:t>实扣金额、K</w:t>
      </w:r>
      <w:r w:rsidR="00B448A9" w:rsidRPr="00BC77C5">
        <w:rPr>
          <w:rFonts w:ascii="宋体" w:eastAsia="宋体" w:hAnsi="宋体"/>
          <w:sz w:val="24"/>
          <w:szCs w:val="24"/>
        </w:rPr>
        <w:t>3</w:t>
      </w:r>
      <w:r w:rsidR="00B448A9" w:rsidRPr="00BC77C5">
        <w:rPr>
          <w:rFonts w:ascii="宋体" w:eastAsia="宋体" w:hAnsi="宋体" w:hint="eastAsia"/>
          <w:sz w:val="24"/>
          <w:szCs w:val="24"/>
        </w:rPr>
        <w:t>凭证号</w:t>
      </w:r>
      <w:r w:rsidRPr="00BC77C5">
        <w:rPr>
          <w:rFonts w:ascii="宋体" w:eastAsia="宋体" w:hAnsi="宋体" w:hint="eastAsia"/>
          <w:sz w:val="24"/>
          <w:szCs w:val="24"/>
        </w:rPr>
        <w:t>、费用清单执行说明；</w:t>
      </w:r>
    </w:p>
    <w:p w14:paraId="4FED094A"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针对状态为待确认费用清单的充值清单，展示撤销操作按钮，点击后将该充值清单的状态置为逻辑删除；</w:t>
      </w:r>
    </w:p>
    <w:p w14:paraId="538A4AB3"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提供批量撤销按钮，点击后</w:t>
      </w:r>
      <w:proofErr w:type="gramStart"/>
      <w:r w:rsidRPr="00BC77C5">
        <w:rPr>
          <w:rFonts w:ascii="宋体" w:eastAsia="宋体" w:hAnsi="宋体" w:hint="eastAsia"/>
          <w:sz w:val="24"/>
          <w:szCs w:val="24"/>
        </w:rPr>
        <w:t>批量将</w:t>
      </w:r>
      <w:proofErr w:type="gramEnd"/>
      <w:r w:rsidRPr="00BC77C5">
        <w:rPr>
          <w:rFonts w:ascii="宋体" w:eastAsia="宋体" w:hAnsi="宋体" w:hint="eastAsia"/>
          <w:sz w:val="24"/>
          <w:szCs w:val="24"/>
        </w:rPr>
        <w:t>状态为待确认费用清单的充值清单状态置为逻辑删除；</w:t>
      </w:r>
    </w:p>
    <w:p w14:paraId="7B60A7AA" w14:textId="77777777" w:rsidR="007A0A59" w:rsidRPr="00BC77C5" w:rsidRDefault="007A0A59" w:rsidP="0059677D">
      <w:pPr>
        <w:pStyle w:val="a3"/>
        <w:numPr>
          <w:ilvl w:val="0"/>
          <w:numId w:val="1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提供下载明细功能，默认按照当前搜索条件进行导出；导出的Excel字段与搜索结果对应的列表字段一致；</w:t>
      </w:r>
    </w:p>
    <w:p w14:paraId="00CB8911" w14:textId="77777777" w:rsidR="007A0A59" w:rsidRPr="00673E06" w:rsidRDefault="007A0A59" w:rsidP="007A0A59">
      <w:pPr>
        <w:rPr>
          <w:rFonts w:ascii="宋体" w:eastAsia="宋体" w:hAnsi="宋体"/>
        </w:rPr>
      </w:pPr>
    </w:p>
    <w:p w14:paraId="7631115D" w14:textId="51BCBD3E" w:rsidR="00A96D2A" w:rsidRPr="00673E06" w:rsidRDefault="001712AD"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全集团</w:t>
      </w:r>
      <w:r w:rsidR="00D615BE" w:rsidRPr="00673E06">
        <w:rPr>
          <w:rFonts w:ascii="宋体" w:eastAsia="宋体" w:hAnsi="宋体" w:hint="eastAsia"/>
          <w:b/>
          <w:sz w:val="28"/>
        </w:rPr>
        <w:t>K</w:t>
      </w:r>
      <w:r w:rsidR="00D615BE" w:rsidRPr="00673E06">
        <w:rPr>
          <w:rFonts w:ascii="宋体" w:eastAsia="宋体" w:hAnsi="宋体"/>
          <w:b/>
          <w:sz w:val="28"/>
        </w:rPr>
        <w:t>3</w:t>
      </w:r>
      <w:r w:rsidR="00A96D2A" w:rsidRPr="00673E06">
        <w:rPr>
          <w:rFonts w:ascii="宋体" w:eastAsia="宋体" w:hAnsi="宋体" w:hint="eastAsia"/>
          <w:b/>
          <w:sz w:val="28"/>
        </w:rPr>
        <w:t>账户充值</w:t>
      </w:r>
      <w:r w:rsidR="007B4956" w:rsidRPr="00673E06">
        <w:rPr>
          <w:rFonts w:ascii="宋体" w:eastAsia="宋体" w:hAnsi="宋体" w:hint="eastAsia"/>
          <w:b/>
          <w:sz w:val="28"/>
        </w:rPr>
        <w:t>清单</w:t>
      </w:r>
      <w:r w:rsidR="007A0A59" w:rsidRPr="00673E06">
        <w:rPr>
          <w:rFonts w:ascii="宋体" w:eastAsia="宋体" w:hAnsi="宋体" w:hint="eastAsia"/>
          <w:b/>
          <w:sz w:val="28"/>
        </w:rPr>
        <w:t>确认管理功能</w:t>
      </w:r>
    </w:p>
    <w:p w14:paraId="72EB6978" w14:textId="54DE533A" w:rsidR="00517A0F" w:rsidRPr="00673E06" w:rsidRDefault="008F61DF" w:rsidP="00517A0F">
      <w:pPr>
        <w:rPr>
          <w:rFonts w:ascii="宋体" w:eastAsia="宋体" w:hAnsi="宋体"/>
        </w:rPr>
      </w:pPr>
      <w:r>
        <w:rPr>
          <w:noProof/>
        </w:rPr>
        <w:drawing>
          <wp:inline distT="0" distB="0" distL="0" distR="0" wp14:anchorId="702BB401" wp14:editId="3E386B10">
            <wp:extent cx="5274310" cy="2019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19935"/>
                    </a:xfrm>
                    <a:prstGeom prst="rect">
                      <a:avLst/>
                    </a:prstGeom>
                  </pic:spPr>
                </pic:pic>
              </a:graphicData>
            </a:graphic>
          </wp:inline>
        </w:drawing>
      </w:r>
    </w:p>
    <w:p w14:paraId="0B619B85" w14:textId="77777777"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3A97E33B" w14:textId="46B2CA5C"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w:t>
      </w:r>
      <w:r w:rsidR="00946BC1" w:rsidRPr="00BC77C5">
        <w:rPr>
          <w:rFonts w:ascii="宋体" w:eastAsia="宋体" w:hAnsi="宋体" w:hint="eastAsia"/>
          <w:sz w:val="24"/>
          <w:szCs w:val="24"/>
        </w:rPr>
        <w:t>充值</w:t>
      </w:r>
      <w:r w:rsidRPr="00BC77C5">
        <w:rPr>
          <w:rFonts w:ascii="宋体" w:eastAsia="宋体" w:hAnsi="宋体" w:hint="eastAsia"/>
          <w:sz w:val="24"/>
          <w:szCs w:val="24"/>
        </w:rPr>
        <w:t>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F860BB" w:rsidRPr="00673E06" w14:paraId="3587A6E0" w14:textId="77777777" w:rsidTr="00D36EC2">
        <w:tc>
          <w:tcPr>
            <w:tcW w:w="1617" w:type="dxa"/>
            <w:shd w:val="clear" w:color="auto" w:fill="8EAADB" w:themeFill="accent1" w:themeFillTint="99"/>
          </w:tcPr>
          <w:p w14:paraId="6FF524D3" w14:textId="77777777" w:rsidR="00F860BB" w:rsidRPr="00673E06" w:rsidRDefault="00F860BB"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2A929D0D" w14:textId="77777777" w:rsidR="00F860BB" w:rsidRPr="00673E06" w:rsidRDefault="00F860BB"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559FD2DD" w14:textId="77777777" w:rsidR="00F860BB" w:rsidRPr="00673E06" w:rsidRDefault="00F860BB" w:rsidP="00D36EC2">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6F694BA3" w14:textId="77777777" w:rsidR="00F860BB" w:rsidRPr="00673E06" w:rsidRDefault="00F860BB" w:rsidP="00D36EC2">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F860BB" w:rsidRPr="00673E06" w14:paraId="0360A882" w14:textId="77777777" w:rsidTr="00D36EC2">
        <w:tc>
          <w:tcPr>
            <w:tcW w:w="1617" w:type="dxa"/>
          </w:tcPr>
          <w:p w14:paraId="3019A030"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所属事业线</w:t>
            </w:r>
          </w:p>
        </w:tc>
        <w:tc>
          <w:tcPr>
            <w:tcW w:w="1360" w:type="dxa"/>
          </w:tcPr>
          <w:p w14:paraId="62232FD8"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7AEF6C9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全部、（与用户中心的事业</w:t>
            </w:r>
            <w:proofErr w:type="gramStart"/>
            <w:r w:rsidRPr="00EF774F">
              <w:rPr>
                <w:rFonts w:ascii="宋体" w:eastAsia="宋体" w:hAnsi="宋体" w:hint="eastAsia"/>
                <w:sz w:val="24"/>
                <w:szCs w:val="24"/>
              </w:rPr>
              <w:t>线数据</w:t>
            </w:r>
            <w:proofErr w:type="gramEnd"/>
            <w:r w:rsidRPr="00EF774F">
              <w:rPr>
                <w:rFonts w:ascii="宋体" w:eastAsia="宋体" w:hAnsi="宋体" w:hint="eastAsia"/>
                <w:sz w:val="24"/>
                <w:szCs w:val="24"/>
              </w:rPr>
              <w:t>一致）</w:t>
            </w:r>
          </w:p>
        </w:tc>
        <w:tc>
          <w:tcPr>
            <w:tcW w:w="2552" w:type="dxa"/>
          </w:tcPr>
          <w:p w14:paraId="4E252DF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860BB" w:rsidRPr="00673E06" w14:paraId="564B2B8E" w14:textId="77777777" w:rsidTr="00D36EC2">
        <w:tc>
          <w:tcPr>
            <w:tcW w:w="1617" w:type="dxa"/>
          </w:tcPr>
          <w:p w14:paraId="2E2D45EA"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所属部门</w:t>
            </w:r>
          </w:p>
        </w:tc>
        <w:tc>
          <w:tcPr>
            <w:tcW w:w="1360" w:type="dxa"/>
          </w:tcPr>
          <w:p w14:paraId="19DFEED0"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3ED95C0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全部、（已选择事业线下的所有部门）</w:t>
            </w:r>
          </w:p>
        </w:tc>
        <w:tc>
          <w:tcPr>
            <w:tcW w:w="2552" w:type="dxa"/>
          </w:tcPr>
          <w:p w14:paraId="33AB8647"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860BB" w:rsidRPr="00673E06" w14:paraId="76B40F12" w14:textId="77777777" w:rsidTr="00D36EC2">
        <w:tc>
          <w:tcPr>
            <w:tcW w:w="1617" w:type="dxa"/>
          </w:tcPr>
          <w:p w14:paraId="1CD2D7A8"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所属商场名称</w:t>
            </w:r>
          </w:p>
        </w:tc>
        <w:tc>
          <w:tcPr>
            <w:tcW w:w="1360" w:type="dxa"/>
          </w:tcPr>
          <w:p w14:paraId="5FA7FF2D"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4AF55590"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40E04496"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860BB" w:rsidRPr="00673E06" w14:paraId="1926072B" w14:textId="77777777" w:rsidTr="00D36EC2">
        <w:tc>
          <w:tcPr>
            <w:tcW w:w="1617" w:type="dxa"/>
          </w:tcPr>
          <w:p w14:paraId="74B32AE9"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188212C6"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116FF95"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7A57E62B"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F860BB" w:rsidRPr="00673E06" w14:paraId="3F9933B2" w14:textId="77777777" w:rsidTr="00D36EC2">
        <w:tc>
          <w:tcPr>
            <w:tcW w:w="1617" w:type="dxa"/>
          </w:tcPr>
          <w:p w14:paraId="62EDC6B9"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360" w:type="dxa"/>
          </w:tcPr>
          <w:p w14:paraId="56ED99B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42E307B"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2B06D15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1DF0301C" w14:textId="77777777" w:rsidTr="00D36EC2">
        <w:tc>
          <w:tcPr>
            <w:tcW w:w="1617" w:type="dxa"/>
          </w:tcPr>
          <w:p w14:paraId="736105A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sz w:val="24"/>
                <w:szCs w:val="24"/>
              </w:rPr>
              <w:t>MTDS账号姓</w:t>
            </w:r>
            <w:r w:rsidRPr="00EF774F">
              <w:rPr>
                <w:rFonts w:ascii="宋体" w:eastAsia="宋体" w:hAnsi="宋体"/>
                <w:sz w:val="24"/>
                <w:szCs w:val="24"/>
              </w:rPr>
              <w:lastRenderedPageBreak/>
              <w:t>名</w:t>
            </w:r>
          </w:p>
        </w:tc>
        <w:tc>
          <w:tcPr>
            <w:tcW w:w="1360" w:type="dxa"/>
          </w:tcPr>
          <w:p w14:paraId="6C220D1D"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lastRenderedPageBreak/>
              <w:t>文本框</w:t>
            </w:r>
          </w:p>
        </w:tc>
        <w:tc>
          <w:tcPr>
            <w:tcW w:w="2835" w:type="dxa"/>
          </w:tcPr>
          <w:p w14:paraId="715DF5B6"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3CA841C6"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6C3556BA" w14:textId="77777777" w:rsidTr="00D36EC2">
        <w:tc>
          <w:tcPr>
            <w:tcW w:w="1617" w:type="dxa"/>
          </w:tcPr>
          <w:p w14:paraId="22725A38"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17FBEB17"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676958B"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7E53B435"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521ABFEF" w14:textId="77777777" w:rsidTr="00D36EC2">
        <w:tc>
          <w:tcPr>
            <w:tcW w:w="1617" w:type="dxa"/>
          </w:tcPr>
          <w:p w14:paraId="554D18FA"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360" w:type="dxa"/>
          </w:tcPr>
          <w:p w14:paraId="09C40EF5"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417E8234" w14:textId="3A02EDB0"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9A362A" w:rsidRPr="00EF774F">
              <w:rPr>
                <w:rFonts w:ascii="宋体" w:eastAsia="宋体" w:hAnsi="宋体" w:hint="eastAsia"/>
                <w:sz w:val="24"/>
                <w:szCs w:val="24"/>
              </w:rPr>
              <w:t>对应数据字典值</w:t>
            </w:r>
          </w:p>
        </w:tc>
        <w:tc>
          <w:tcPr>
            <w:tcW w:w="2552" w:type="dxa"/>
          </w:tcPr>
          <w:p w14:paraId="2D55DD6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860BB" w:rsidRPr="00673E06" w14:paraId="71E215AC" w14:textId="77777777" w:rsidTr="00D36EC2">
        <w:tc>
          <w:tcPr>
            <w:tcW w:w="1617" w:type="dxa"/>
          </w:tcPr>
          <w:p w14:paraId="67420AAA"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6BA0099A"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59D3DB9"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2C55C7E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695E2E38" w14:textId="77777777" w:rsidTr="00D36EC2">
        <w:tc>
          <w:tcPr>
            <w:tcW w:w="1617" w:type="dxa"/>
          </w:tcPr>
          <w:p w14:paraId="32C1C865" w14:textId="32EA4438"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充值清单状态</w:t>
            </w:r>
          </w:p>
        </w:tc>
        <w:tc>
          <w:tcPr>
            <w:tcW w:w="1360" w:type="dxa"/>
          </w:tcPr>
          <w:p w14:paraId="4F31A8F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3F2B5F73" w14:textId="0572E2FE"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全部、待确认</w:t>
            </w:r>
            <w:r w:rsidR="00616E8F" w:rsidRPr="00EF774F">
              <w:rPr>
                <w:rFonts w:ascii="宋体" w:eastAsia="宋体" w:hAnsi="宋体" w:hint="eastAsia"/>
                <w:sz w:val="24"/>
                <w:szCs w:val="24"/>
              </w:rPr>
              <w:t>充值</w:t>
            </w:r>
            <w:r w:rsidRPr="00EF774F">
              <w:rPr>
                <w:rFonts w:ascii="宋体" w:eastAsia="宋体" w:hAnsi="宋体" w:hint="eastAsia"/>
                <w:sz w:val="24"/>
                <w:szCs w:val="24"/>
              </w:rPr>
              <w:t>、充值</w:t>
            </w:r>
            <w:r w:rsidRPr="00EF774F">
              <w:rPr>
                <w:rFonts w:ascii="宋体" w:eastAsia="宋体" w:hAnsi="宋体"/>
                <w:sz w:val="24"/>
                <w:szCs w:val="24"/>
              </w:rPr>
              <w:t>成功</w:t>
            </w:r>
            <w:r w:rsidRPr="00EF774F">
              <w:rPr>
                <w:rFonts w:ascii="宋体" w:eastAsia="宋体" w:hAnsi="宋体" w:hint="eastAsia"/>
                <w:sz w:val="24"/>
                <w:szCs w:val="24"/>
              </w:rPr>
              <w:t>、充</w:t>
            </w:r>
            <w:proofErr w:type="gramStart"/>
            <w:r w:rsidRPr="00EF774F">
              <w:rPr>
                <w:rFonts w:ascii="宋体" w:eastAsia="宋体" w:hAnsi="宋体" w:hint="eastAsia"/>
                <w:sz w:val="24"/>
                <w:szCs w:val="24"/>
              </w:rPr>
              <w:t>值</w:t>
            </w:r>
            <w:r w:rsidRPr="00EF774F">
              <w:rPr>
                <w:rFonts w:ascii="宋体" w:eastAsia="宋体" w:hAnsi="宋体"/>
                <w:sz w:val="24"/>
                <w:szCs w:val="24"/>
              </w:rPr>
              <w:t>失败</w:t>
            </w:r>
            <w:proofErr w:type="gramEnd"/>
          </w:p>
        </w:tc>
        <w:tc>
          <w:tcPr>
            <w:tcW w:w="2552" w:type="dxa"/>
          </w:tcPr>
          <w:p w14:paraId="7DF98B3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F860BB" w:rsidRPr="00673E06" w14:paraId="6E67CB65" w14:textId="77777777" w:rsidTr="00D36EC2">
        <w:tc>
          <w:tcPr>
            <w:tcW w:w="1617" w:type="dxa"/>
          </w:tcPr>
          <w:p w14:paraId="5D1FFC93" w14:textId="41F7D432"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充值清单流水号</w:t>
            </w:r>
          </w:p>
        </w:tc>
        <w:tc>
          <w:tcPr>
            <w:tcW w:w="1360" w:type="dxa"/>
          </w:tcPr>
          <w:p w14:paraId="2F297243"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64114C87"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06B1CF3B"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6EBB8D46" w14:textId="77777777" w:rsidTr="00D36EC2">
        <w:tc>
          <w:tcPr>
            <w:tcW w:w="1617" w:type="dxa"/>
          </w:tcPr>
          <w:p w14:paraId="1EF2CE0A" w14:textId="6686196E"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充值清单凭证号</w:t>
            </w:r>
          </w:p>
        </w:tc>
        <w:tc>
          <w:tcPr>
            <w:tcW w:w="1360" w:type="dxa"/>
          </w:tcPr>
          <w:p w14:paraId="63D72248"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4F4B1D64"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0FB35B20"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33ED0B4F" w14:textId="77777777" w:rsidTr="00D36EC2">
        <w:tc>
          <w:tcPr>
            <w:tcW w:w="1617" w:type="dxa"/>
          </w:tcPr>
          <w:p w14:paraId="2C27AE8B"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sz w:val="24"/>
                <w:szCs w:val="24"/>
              </w:rPr>
              <w:t>K3</w:t>
            </w:r>
            <w:proofErr w:type="gramStart"/>
            <w:r w:rsidRPr="00EF774F">
              <w:rPr>
                <w:rFonts w:ascii="宋体" w:eastAsia="宋体" w:hAnsi="宋体"/>
                <w:sz w:val="24"/>
                <w:szCs w:val="24"/>
              </w:rPr>
              <w:t>扣费账户</w:t>
            </w:r>
            <w:proofErr w:type="gramEnd"/>
          </w:p>
        </w:tc>
        <w:tc>
          <w:tcPr>
            <w:tcW w:w="1360" w:type="dxa"/>
          </w:tcPr>
          <w:p w14:paraId="095FC49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A04BFC0" w14:textId="77777777" w:rsidR="00F860BB" w:rsidRPr="00673E06" w:rsidRDefault="00F860BB" w:rsidP="00D36EC2">
            <w:pPr>
              <w:pStyle w:val="a3"/>
              <w:ind w:firstLineChars="0" w:firstLine="0"/>
              <w:jc w:val="left"/>
              <w:rPr>
                <w:rFonts w:ascii="宋体" w:eastAsia="宋体" w:hAnsi="宋体"/>
                <w:sz w:val="22"/>
              </w:rPr>
            </w:pPr>
          </w:p>
        </w:tc>
        <w:tc>
          <w:tcPr>
            <w:tcW w:w="2552" w:type="dxa"/>
          </w:tcPr>
          <w:p w14:paraId="633CF0C1"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F860BB" w:rsidRPr="00673E06" w14:paraId="2E0B543B" w14:textId="77777777" w:rsidTr="00D36EC2">
        <w:tc>
          <w:tcPr>
            <w:tcW w:w="1617" w:type="dxa"/>
          </w:tcPr>
          <w:p w14:paraId="27D79E75"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开始日期</w:t>
            </w:r>
          </w:p>
        </w:tc>
        <w:tc>
          <w:tcPr>
            <w:tcW w:w="1360" w:type="dxa"/>
          </w:tcPr>
          <w:p w14:paraId="15E6B04B"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4E05F327"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（选择到分钟，默认为时间为当分钟0:</w:t>
            </w:r>
            <w:r w:rsidRPr="00EF774F">
              <w:rPr>
                <w:rFonts w:ascii="宋体" w:eastAsia="宋体" w:hAnsi="宋体"/>
                <w:sz w:val="24"/>
                <w:szCs w:val="24"/>
              </w:rPr>
              <w:t>00</w:t>
            </w:r>
            <w:r w:rsidRPr="00EF774F">
              <w:rPr>
                <w:rFonts w:ascii="宋体" w:eastAsia="宋体" w:hAnsi="宋体" w:hint="eastAsia"/>
                <w:sz w:val="24"/>
                <w:szCs w:val="24"/>
              </w:rPr>
              <w:t>）</w:t>
            </w:r>
          </w:p>
        </w:tc>
        <w:tc>
          <w:tcPr>
            <w:tcW w:w="2552" w:type="dxa"/>
          </w:tcPr>
          <w:p w14:paraId="554E0B10"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r w:rsidRPr="00EF774F">
              <w:rPr>
                <w:rFonts w:ascii="宋体" w:eastAsia="宋体" w:hAnsi="宋体"/>
                <w:sz w:val="24"/>
                <w:szCs w:val="24"/>
              </w:rPr>
              <w:t>1</w:t>
            </w:r>
            <w:r w:rsidRPr="00EF774F">
              <w:rPr>
                <w:rFonts w:ascii="宋体" w:eastAsia="宋体" w:hAnsi="宋体" w:hint="eastAsia"/>
                <w:sz w:val="24"/>
                <w:szCs w:val="24"/>
              </w:rPr>
              <w:t>周</w:t>
            </w:r>
          </w:p>
        </w:tc>
      </w:tr>
      <w:tr w:rsidR="00F860BB" w:rsidRPr="00673E06" w14:paraId="2F54DEAB" w14:textId="77777777" w:rsidTr="00D36EC2">
        <w:tc>
          <w:tcPr>
            <w:tcW w:w="1617" w:type="dxa"/>
          </w:tcPr>
          <w:p w14:paraId="03AB3919"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结束日期</w:t>
            </w:r>
          </w:p>
        </w:tc>
        <w:tc>
          <w:tcPr>
            <w:tcW w:w="1360" w:type="dxa"/>
          </w:tcPr>
          <w:p w14:paraId="5ABA2981"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32D72742"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（选择到天，默认为时间为当天</w:t>
            </w:r>
            <w:r w:rsidRPr="00EF774F">
              <w:rPr>
                <w:rFonts w:ascii="宋体" w:eastAsia="宋体" w:hAnsi="宋体"/>
                <w:sz w:val="24"/>
                <w:szCs w:val="24"/>
              </w:rPr>
              <w:t>23</w:t>
            </w:r>
            <w:r w:rsidRPr="00EF774F">
              <w:rPr>
                <w:rFonts w:ascii="宋体" w:eastAsia="宋体" w:hAnsi="宋体" w:hint="eastAsia"/>
                <w:sz w:val="24"/>
                <w:szCs w:val="24"/>
              </w:rPr>
              <w:t>:</w:t>
            </w:r>
            <w:r w:rsidRPr="00EF774F">
              <w:rPr>
                <w:rFonts w:ascii="宋体" w:eastAsia="宋体" w:hAnsi="宋体"/>
                <w:sz w:val="24"/>
                <w:szCs w:val="24"/>
              </w:rPr>
              <w:t>59</w:t>
            </w:r>
            <w:r w:rsidRPr="00EF774F">
              <w:rPr>
                <w:rFonts w:ascii="宋体" w:eastAsia="宋体" w:hAnsi="宋体" w:hint="eastAsia"/>
                <w:sz w:val="24"/>
                <w:szCs w:val="24"/>
              </w:rPr>
              <w:t>）</w:t>
            </w:r>
          </w:p>
        </w:tc>
        <w:tc>
          <w:tcPr>
            <w:tcW w:w="2552" w:type="dxa"/>
          </w:tcPr>
          <w:p w14:paraId="0309F050" w14:textId="77777777" w:rsidR="00F860BB" w:rsidRPr="00EF774F" w:rsidRDefault="00F860BB" w:rsidP="00D36EC2">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p>
        </w:tc>
      </w:tr>
    </w:tbl>
    <w:p w14:paraId="65EF030A" w14:textId="77777777"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搜索结果汇总数据以文本形式呈现：“满足查询条件的充值记录数</w:t>
      </w:r>
      <w:r w:rsidRPr="00BC77C5">
        <w:rPr>
          <w:rFonts w:ascii="宋体" w:eastAsia="宋体" w:hAnsi="宋体"/>
          <w:sz w:val="24"/>
          <w:szCs w:val="24"/>
        </w:rPr>
        <w:t>X条，充值总额为：XX元。</w:t>
      </w:r>
      <w:r w:rsidRPr="00BC77C5">
        <w:rPr>
          <w:rFonts w:ascii="宋体" w:eastAsia="宋体" w:hAnsi="宋体" w:hint="eastAsia"/>
          <w:sz w:val="24"/>
          <w:szCs w:val="24"/>
        </w:rPr>
        <w:t>”。</w:t>
      </w:r>
    </w:p>
    <w:p w14:paraId="1D547AF7" w14:textId="0EB7C4F6"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搜索结果以列表形式、按照记录生成日期倒序排列展示，展示字段包括有：所属商场、所属门店、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、计费账户类型、计费账号、计费项目、所属事业线、所属部门、</w:t>
      </w:r>
      <w:r w:rsidRPr="00BC77C5">
        <w:rPr>
          <w:rFonts w:ascii="宋体" w:eastAsia="宋体" w:hAnsi="宋体"/>
          <w:sz w:val="24"/>
          <w:szCs w:val="24"/>
        </w:rPr>
        <w:t>K3费用账户</w:t>
      </w:r>
      <w:r w:rsidRPr="00BC77C5">
        <w:rPr>
          <w:rFonts w:ascii="宋体" w:eastAsia="宋体" w:hAnsi="宋体" w:hint="eastAsia"/>
          <w:sz w:val="24"/>
          <w:szCs w:val="24"/>
        </w:rPr>
        <w:t>、</w:t>
      </w:r>
      <w:r w:rsidR="000F1117" w:rsidRPr="00BC77C5">
        <w:rPr>
          <w:rFonts w:ascii="宋体" w:eastAsia="宋体" w:hAnsi="宋体" w:hint="eastAsia"/>
          <w:sz w:val="24"/>
          <w:szCs w:val="24"/>
        </w:rPr>
        <w:t>充值</w:t>
      </w:r>
      <w:r w:rsidRPr="00BC77C5">
        <w:rPr>
          <w:rFonts w:ascii="宋体" w:eastAsia="宋体" w:hAnsi="宋体" w:hint="eastAsia"/>
          <w:sz w:val="24"/>
          <w:szCs w:val="24"/>
        </w:rPr>
        <w:t>清单流水号、</w:t>
      </w:r>
      <w:r w:rsidR="000F1117" w:rsidRPr="00BC77C5">
        <w:rPr>
          <w:rFonts w:ascii="宋体" w:eastAsia="宋体" w:hAnsi="宋体" w:hint="eastAsia"/>
          <w:sz w:val="24"/>
          <w:szCs w:val="24"/>
        </w:rPr>
        <w:t>充值</w:t>
      </w:r>
      <w:r w:rsidRPr="00BC77C5">
        <w:rPr>
          <w:rFonts w:ascii="宋体" w:eastAsia="宋体" w:hAnsi="宋体" w:hint="eastAsia"/>
          <w:sz w:val="24"/>
          <w:szCs w:val="24"/>
        </w:rPr>
        <w:t>清单凭证号、</w:t>
      </w:r>
      <w:r w:rsidR="00A56BE9" w:rsidRPr="00BC77C5">
        <w:rPr>
          <w:rFonts w:ascii="宋体" w:eastAsia="宋体" w:hAnsi="宋体" w:hint="eastAsia"/>
          <w:sz w:val="24"/>
          <w:szCs w:val="24"/>
        </w:rPr>
        <w:t>充值</w:t>
      </w:r>
      <w:r w:rsidRPr="00BC77C5">
        <w:rPr>
          <w:rFonts w:ascii="宋体" w:eastAsia="宋体" w:hAnsi="宋体" w:hint="eastAsia"/>
          <w:sz w:val="24"/>
          <w:szCs w:val="24"/>
        </w:rPr>
        <w:t>清单产生日期、</w:t>
      </w:r>
      <w:r w:rsidR="00A56BE9" w:rsidRPr="00BC77C5">
        <w:rPr>
          <w:rFonts w:ascii="宋体" w:eastAsia="宋体" w:hAnsi="宋体" w:hint="eastAsia"/>
          <w:sz w:val="24"/>
          <w:szCs w:val="24"/>
        </w:rPr>
        <w:t>充值</w:t>
      </w:r>
      <w:r w:rsidRPr="00BC77C5">
        <w:rPr>
          <w:rFonts w:ascii="宋体" w:eastAsia="宋体" w:hAnsi="宋体" w:hint="eastAsia"/>
          <w:sz w:val="24"/>
          <w:szCs w:val="24"/>
        </w:rPr>
        <w:t>清单状态、</w:t>
      </w:r>
      <w:r w:rsidR="00F166BF" w:rsidRPr="00BC77C5">
        <w:rPr>
          <w:rFonts w:ascii="宋体" w:eastAsia="宋体" w:hAnsi="宋体" w:hint="eastAsia"/>
          <w:sz w:val="24"/>
          <w:szCs w:val="24"/>
        </w:rPr>
        <w:t>充值清单</w:t>
      </w:r>
      <w:r w:rsidRPr="00BC77C5">
        <w:rPr>
          <w:rFonts w:ascii="宋体" w:eastAsia="宋体" w:hAnsi="宋体" w:hint="eastAsia"/>
          <w:sz w:val="24"/>
          <w:szCs w:val="24"/>
        </w:rPr>
        <w:t>金额、</w:t>
      </w:r>
      <w:r w:rsidR="00A56BE9" w:rsidRPr="00BC77C5">
        <w:rPr>
          <w:rFonts w:ascii="宋体" w:eastAsia="宋体" w:hAnsi="宋体" w:hint="eastAsia"/>
          <w:sz w:val="24"/>
          <w:szCs w:val="24"/>
        </w:rPr>
        <w:t>充值</w:t>
      </w:r>
      <w:r w:rsidRPr="00BC77C5">
        <w:rPr>
          <w:rFonts w:ascii="宋体" w:eastAsia="宋体" w:hAnsi="宋体" w:hint="eastAsia"/>
          <w:sz w:val="24"/>
          <w:szCs w:val="24"/>
        </w:rPr>
        <w:t>清单执行说明</w:t>
      </w:r>
      <w:r w:rsidR="00F166BF" w:rsidRPr="00BC77C5">
        <w:rPr>
          <w:rFonts w:ascii="宋体" w:eastAsia="宋体" w:hAnsi="宋体" w:hint="eastAsia"/>
          <w:sz w:val="24"/>
          <w:szCs w:val="24"/>
        </w:rPr>
        <w:t>、K</w:t>
      </w:r>
      <w:r w:rsidR="00F166BF" w:rsidRPr="00BC77C5">
        <w:rPr>
          <w:rFonts w:ascii="宋体" w:eastAsia="宋体" w:hAnsi="宋体"/>
          <w:sz w:val="24"/>
          <w:szCs w:val="24"/>
        </w:rPr>
        <w:t>3</w:t>
      </w:r>
      <w:proofErr w:type="gramStart"/>
      <w:r w:rsidR="00F166BF" w:rsidRPr="00BC77C5">
        <w:rPr>
          <w:rFonts w:ascii="宋体" w:eastAsia="宋体" w:hAnsi="宋体" w:hint="eastAsia"/>
          <w:sz w:val="24"/>
          <w:szCs w:val="24"/>
        </w:rPr>
        <w:t>扣费金额</w:t>
      </w:r>
      <w:proofErr w:type="gramEnd"/>
      <w:r w:rsidR="006949C4" w:rsidRPr="00BC77C5">
        <w:rPr>
          <w:rFonts w:ascii="宋体" w:eastAsia="宋体" w:hAnsi="宋体" w:hint="eastAsia"/>
          <w:sz w:val="24"/>
          <w:szCs w:val="24"/>
        </w:rPr>
        <w:t>（空值）</w:t>
      </w:r>
      <w:r w:rsidR="00F166BF" w:rsidRPr="00BC77C5">
        <w:rPr>
          <w:rFonts w:ascii="宋体" w:eastAsia="宋体" w:hAnsi="宋体" w:hint="eastAsia"/>
          <w:sz w:val="24"/>
          <w:szCs w:val="24"/>
        </w:rPr>
        <w:t>、K</w:t>
      </w:r>
      <w:r w:rsidR="00F166BF" w:rsidRPr="00BC77C5">
        <w:rPr>
          <w:rFonts w:ascii="宋体" w:eastAsia="宋体" w:hAnsi="宋体"/>
          <w:sz w:val="24"/>
          <w:szCs w:val="24"/>
        </w:rPr>
        <w:t>3</w:t>
      </w:r>
      <w:r w:rsidR="00F166BF" w:rsidRPr="00BC77C5">
        <w:rPr>
          <w:rFonts w:ascii="宋体" w:eastAsia="宋体" w:hAnsi="宋体" w:hint="eastAsia"/>
          <w:sz w:val="24"/>
          <w:szCs w:val="24"/>
        </w:rPr>
        <w:t>凭证号</w:t>
      </w:r>
      <w:r w:rsidR="006949C4" w:rsidRPr="00BC77C5">
        <w:rPr>
          <w:rFonts w:ascii="宋体" w:eastAsia="宋体" w:hAnsi="宋体" w:hint="eastAsia"/>
          <w:sz w:val="24"/>
          <w:szCs w:val="24"/>
        </w:rPr>
        <w:t>（空值）</w:t>
      </w:r>
      <w:r w:rsidRPr="00BC77C5">
        <w:rPr>
          <w:rFonts w:ascii="宋体" w:eastAsia="宋体" w:hAnsi="宋体" w:hint="eastAsia"/>
          <w:sz w:val="24"/>
          <w:szCs w:val="24"/>
        </w:rPr>
        <w:t>；</w:t>
      </w:r>
    </w:p>
    <w:p w14:paraId="4CFE1186" w14:textId="68779B77"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针对状态为待确认</w:t>
      </w:r>
      <w:r w:rsidR="00963BDF" w:rsidRPr="00BC77C5">
        <w:rPr>
          <w:rFonts w:ascii="宋体" w:eastAsia="宋体" w:hAnsi="宋体" w:hint="eastAsia"/>
          <w:sz w:val="24"/>
          <w:szCs w:val="24"/>
        </w:rPr>
        <w:t>充值</w:t>
      </w:r>
      <w:r w:rsidRPr="00BC77C5">
        <w:rPr>
          <w:rFonts w:ascii="宋体" w:eastAsia="宋体" w:hAnsi="宋体" w:hint="eastAsia"/>
          <w:sz w:val="24"/>
          <w:szCs w:val="24"/>
        </w:rPr>
        <w:t>清单的充值清单，展示撤销操作按钮，点击后将该充值清单的状态置为逻辑删除；</w:t>
      </w:r>
    </w:p>
    <w:p w14:paraId="49F31992" w14:textId="7C34051F"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提供批量撤销按钮，</w:t>
      </w:r>
      <w:r w:rsidR="000F6B0A" w:rsidRPr="00BC77C5">
        <w:rPr>
          <w:rFonts w:ascii="宋体" w:eastAsia="宋体" w:hAnsi="宋体" w:hint="eastAsia"/>
          <w:sz w:val="24"/>
          <w:szCs w:val="24"/>
        </w:rPr>
        <w:t>判断需要批量撤销的清单状态是否为待确认充值清单，</w:t>
      </w:r>
      <w:r w:rsidRPr="00BC77C5">
        <w:rPr>
          <w:rFonts w:ascii="宋体" w:eastAsia="宋体" w:hAnsi="宋体" w:hint="eastAsia"/>
          <w:sz w:val="24"/>
          <w:szCs w:val="24"/>
        </w:rPr>
        <w:t>点击后</w:t>
      </w:r>
      <w:proofErr w:type="gramStart"/>
      <w:r w:rsidRPr="00BC77C5">
        <w:rPr>
          <w:rFonts w:ascii="宋体" w:eastAsia="宋体" w:hAnsi="宋体" w:hint="eastAsia"/>
          <w:sz w:val="24"/>
          <w:szCs w:val="24"/>
        </w:rPr>
        <w:t>批量将</w:t>
      </w:r>
      <w:proofErr w:type="gramEnd"/>
      <w:r w:rsidRPr="00BC77C5">
        <w:rPr>
          <w:rFonts w:ascii="宋体" w:eastAsia="宋体" w:hAnsi="宋体" w:hint="eastAsia"/>
          <w:sz w:val="24"/>
          <w:szCs w:val="24"/>
        </w:rPr>
        <w:t>状态为待确认</w:t>
      </w:r>
      <w:r w:rsidR="00963BDF" w:rsidRPr="00BC77C5">
        <w:rPr>
          <w:rFonts w:ascii="宋体" w:eastAsia="宋体" w:hAnsi="宋体" w:hint="eastAsia"/>
          <w:sz w:val="24"/>
          <w:szCs w:val="24"/>
        </w:rPr>
        <w:t>充值</w:t>
      </w:r>
      <w:r w:rsidRPr="00BC77C5">
        <w:rPr>
          <w:rFonts w:ascii="宋体" w:eastAsia="宋体" w:hAnsi="宋体" w:hint="eastAsia"/>
          <w:sz w:val="24"/>
          <w:szCs w:val="24"/>
        </w:rPr>
        <w:t>的充值清单状态置为逻辑删除；</w:t>
      </w:r>
    </w:p>
    <w:p w14:paraId="0E28D25B" w14:textId="77777777" w:rsidR="00F860BB" w:rsidRPr="00BC77C5" w:rsidRDefault="00F860BB" w:rsidP="0059677D">
      <w:pPr>
        <w:pStyle w:val="a3"/>
        <w:numPr>
          <w:ilvl w:val="0"/>
          <w:numId w:val="36"/>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提供下载明细功能，默认按照当前搜索条件进行导出；导出的Excel字段与搜索结果对应的列表字段一致；</w:t>
      </w:r>
    </w:p>
    <w:p w14:paraId="1890F05B" w14:textId="77777777" w:rsidR="00F860BB" w:rsidRPr="00673E06" w:rsidRDefault="00F860BB" w:rsidP="00517A0F">
      <w:pPr>
        <w:rPr>
          <w:rFonts w:ascii="宋体" w:eastAsia="宋体" w:hAnsi="宋体"/>
        </w:rPr>
      </w:pPr>
    </w:p>
    <w:p w14:paraId="02136E5C" w14:textId="5BD91378" w:rsidR="000779E0" w:rsidRPr="00673E06" w:rsidRDefault="000779E0"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全</w:t>
      </w:r>
      <w:proofErr w:type="gramStart"/>
      <w:r w:rsidRPr="00673E06">
        <w:rPr>
          <w:rFonts w:ascii="宋体" w:eastAsia="宋体" w:hAnsi="宋体" w:hint="eastAsia"/>
          <w:b/>
          <w:sz w:val="28"/>
        </w:rPr>
        <w:t>集团</w:t>
      </w:r>
      <w:r w:rsidR="002C0C7D" w:rsidRPr="00673E06">
        <w:rPr>
          <w:rFonts w:ascii="宋体" w:eastAsia="宋体" w:hAnsi="宋体" w:hint="eastAsia"/>
          <w:b/>
          <w:sz w:val="28"/>
        </w:rPr>
        <w:t>本地账户</w:t>
      </w:r>
      <w:r w:rsidRPr="00673E06">
        <w:rPr>
          <w:rFonts w:ascii="宋体" w:eastAsia="宋体" w:hAnsi="宋体" w:hint="eastAsia"/>
          <w:b/>
          <w:sz w:val="28"/>
        </w:rPr>
        <w:t>扣费</w:t>
      </w:r>
      <w:proofErr w:type="gramEnd"/>
      <w:r w:rsidRPr="00673E06">
        <w:rPr>
          <w:rFonts w:ascii="宋体" w:eastAsia="宋体" w:hAnsi="宋体" w:hint="eastAsia"/>
          <w:b/>
          <w:sz w:val="28"/>
        </w:rPr>
        <w:t>清单管理</w:t>
      </w:r>
      <w:r w:rsidR="0051389F" w:rsidRPr="00673E06">
        <w:rPr>
          <w:rFonts w:ascii="宋体" w:eastAsia="宋体" w:hAnsi="宋体" w:hint="eastAsia"/>
          <w:b/>
          <w:sz w:val="28"/>
        </w:rPr>
        <w:t>功能</w:t>
      </w:r>
    </w:p>
    <w:p w14:paraId="3E7D63B0" w14:textId="12A7BD06" w:rsidR="000779E0" w:rsidRPr="00673E06" w:rsidRDefault="000B79C6" w:rsidP="000779E0">
      <w:pPr>
        <w:ind w:rightChars="-500" w:right="-1050"/>
        <w:jc w:val="left"/>
        <w:rPr>
          <w:rFonts w:ascii="宋体" w:eastAsia="宋体" w:hAnsi="宋体"/>
          <w:sz w:val="22"/>
        </w:rPr>
      </w:pPr>
      <w:r>
        <w:rPr>
          <w:noProof/>
        </w:rPr>
        <w:drawing>
          <wp:inline distT="0" distB="0" distL="0" distR="0" wp14:anchorId="480B3D1C" wp14:editId="4BA9CF80">
            <wp:extent cx="5274310" cy="16757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75765"/>
                    </a:xfrm>
                    <a:prstGeom prst="rect">
                      <a:avLst/>
                    </a:prstGeom>
                  </pic:spPr>
                </pic:pic>
              </a:graphicData>
            </a:graphic>
          </wp:inline>
        </w:drawing>
      </w:r>
    </w:p>
    <w:p w14:paraId="6B662D7B" w14:textId="7777777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49EBB0A8" w14:textId="7777777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界面提供以下搜索条件对账号费用清单记录进行查询：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0779E0" w:rsidRPr="00673E06" w14:paraId="4D876866" w14:textId="77777777" w:rsidTr="008C5B31">
        <w:tc>
          <w:tcPr>
            <w:tcW w:w="1617" w:type="dxa"/>
            <w:shd w:val="clear" w:color="auto" w:fill="8EAADB" w:themeFill="accent1" w:themeFillTint="99"/>
          </w:tcPr>
          <w:p w14:paraId="71E5094D" w14:textId="77777777" w:rsidR="000779E0" w:rsidRPr="00673E06" w:rsidRDefault="000779E0" w:rsidP="008C5B31">
            <w:pPr>
              <w:pStyle w:val="a3"/>
              <w:ind w:firstLineChars="0" w:firstLine="0"/>
              <w:jc w:val="center"/>
              <w:rPr>
                <w:rFonts w:ascii="宋体" w:eastAsia="宋体" w:hAnsi="宋体"/>
                <w:b/>
                <w:sz w:val="22"/>
              </w:rPr>
            </w:pPr>
            <w:r w:rsidRPr="00673E06">
              <w:rPr>
                <w:rFonts w:ascii="宋体" w:eastAsia="宋体" w:hAnsi="宋体" w:hint="eastAsia"/>
                <w:b/>
                <w:sz w:val="22"/>
              </w:rPr>
              <w:lastRenderedPageBreak/>
              <w:t>搜索条件名称</w:t>
            </w:r>
          </w:p>
        </w:tc>
        <w:tc>
          <w:tcPr>
            <w:tcW w:w="1360" w:type="dxa"/>
            <w:shd w:val="clear" w:color="auto" w:fill="8EAADB" w:themeFill="accent1" w:themeFillTint="99"/>
          </w:tcPr>
          <w:p w14:paraId="7AA2BADE" w14:textId="77777777" w:rsidR="000779E0" w:rsidRPr="00673E06" w:rsidRDefault="000779E0" w:rsidP="008C5B31">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4FE7C611" w14:textId="77777777" w:rsidR="000779E0" w:rsidRPr="00673E06" w:rsidRDefault="000779E0" w:rsidP="008C5B31">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09A657EA" w14:textId="77777777" w:rsidR="000779E0" w:rsidRPr="00673E06" w:rsidRDefault="000779E0" w:rsidP="008C5B31">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0779E0" w:rsidRPr="00673E06" w14:paraId="179F84AC" w14:textId="77777777" w:rsidTr="008C5B31">
        <w:tc>
          <w:tcPr>
            <w:tcW w:w="1617" w:type="dxa"/>
          </w:tcPr>
          <w:p w14:paraId="5EBCFA54"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12DC4A3A"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28184127"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458843D8"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0779E0" w:rsidRPr="00673E06" w14:paraId="3750483E" w14:textId="77777777" w:rsidTr="008C5B31">
        <w:tc>
          <w:tcPr>
            <w:tcW w:w="1617" w:type="dxa"/>
          </w:tcPr>
          <w:p w14:paraId="5DB16DBC"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所属门店</w:t>
            </w:r>
          </w:p>
        </w:tc>
        <w:tc>
          <w:tcPr>
            <w:tcW w:w="1360" w:type="dxa"/>
          </w:tcPr>
          <w:p w14:paraId="7ACBA86C"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2094359"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6869A0F2"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12197396" w14:textId="77777777" w:rsidTr="008C5B31">
        <w:tc>
          <w:tcPr>
            <w:tcW w:w="1617" w:type="dxa"/>
          </w:tcPr>
          <w:p w14:paraId="1DF054AF"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360" w:type="dxa"/>
          </w:tcPr>
          <w:p w14:paraId="27ED6F1B"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ACC14C1"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624527EC"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48DA5EBA" w14:textId="77777777" w:rsidTr="008C5B31">
        <w:tc>
          <w:tcPr>
            <w:tcW w:w="1617" w:type="dxa"/>
          </w:tcPr>
          <w:p w14:paraId="7573F5B7"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7CA65E78"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15831E81"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6235E68B"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3B82EED4" w14:textId="77777777" w:rsidTr="008C5B31">
        <w:tc>
          <w:tcPr>
            <w:tcW w:w="1617" w:type="dxa"/>
          </w:tcPr>
          <w:p w14:paraId="7C70E58D" w14:textId="0DBC8D58" w:rsidR="000779E0" w:rsidRPr="00EF774F" w:rsidRDefault="007D2695"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r w:rsidR="000779E0" w:rsidRPr="00EF774F">
              <w:rPr>
                <w:rFonts w:ascii="宋体" w:eastAsia="宋体" w:hAnsi="宋体" w:hint="eastAsia"/>
                <w:sz w:val="24"/>
                <w:szCs w:val="24"/>
              </w:rPr>
              <w:t>类型</w:t>
            </w:r>
          </w:p>
        </w:tc>
        <w:tc>
          <w:tcPr>
            <w:tcW w:w="1360" w:type="dxa"/>
          </w:tcPr>
          <w:p w14:paraId="12234637"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6E496659" w14:textId="52847535"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r w:rsidR="009A362A" w:rsidRPr="00EF774F">
              <w:rPr>
                <w:rFonts w:ascii="宋体" w:eastAsia="宋体" w:hAnsi="宋体" w:hint="eastAsia"/>
                <w:sz w:val="24"/>
                <w:szCs w:val="24"/>
              </w:rPr>
              <w:t>对应数据字典值</w:t>
            </w:r>
          </w:p>
        </w:tc>
        <w:tc>
          <w:tcPr>
            <w:tcW w:w="2552" w:type="dxa"/>
          </w:tcPr>
          <w:p w14:paraId="10E85148"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0779E0" w:rsidRPr="00673E06" w14:paraId="0C58C7D2" w14:textId="77777777" w:rsidTr="008C5B31">
        <w:tc>
          <w:tcPr>
            <w:tcW w:w="1617" w:type="dxa"/>
          </w:tcPr>
          <w:p w14:paraId="29111348" w14:textId="4C57383F" w:rsidR="000779E0" w:rsidRPr="00EF774F" w:rsidRDefault="007D2695"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0F1D89F3"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B41EC1E"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2B0C279F"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03DF0889" w14:textId="77777777" w:rsidTr="008C5B31">
        <w:tc>
          <w:tcPr>
            <w:tcW w:w="1617" w:type="dxa"/>
          </w:tcPr>
          <w:p w14:paraId="44F67A96" w14:textId="4D16E1B3" w:rsidR="000779E0" w:rsidRPr="00EF774F" w:rsidRDefault="007D2695"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计费项目</w:t>
            </w:r>
          </w:p>
        </w:tc>
        <w:tc>
          <w:tcPr>
            <w:tcW w:w="1360" w:type="dxa"/>
          </w:tcPr>
          <w:p w14:paraId="3EC9A848"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59499930"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全部、（专业能力的所有业务能力）</w:t>
            </w:r>
          </w:p>
        </w:tc>
        <w:tc>
          <w:tcPr>
            <w:tcW w:w="2552" w:type="dxa"/>
          </w:tcPr>
          <w:p w14:paraId="7786A7C4"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0779E0" w:rsidRPr="00673E06" w14:paraId="2C9468AF" w14:textId="77777777" w:rsidTr="008C5B31">
        <w:tc>
          <w:tcPr>
            <w:tcW w:w="1617" w:type="dxa"/>
          </w:tcPr>
          <w:p w14:paraId="14ECED56" w14:textId="77777777" w:rsidR="000779E0" w:rsidRPr="00EF774F" w:rsidRDefault="000779E0" w:rsidP="008C5B31">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扣费清单</w:t>
            </w:r>
            <w:proofErr w:type="gramEnd"/>
            <w:r w:rsidRPr="00EF774F">
              <w:rPr>
                <w:rFonts w:ascii="宋体" w:eastAsia="宋体" w:hAnsi="宋体" w:hint="eastAsia"/>
                <w:sz w:val="24"/>
                <w:szCs w:val="24"/>
              </w:rPr>
              <w:t>状态</w:t>
            </w:r>
          </w:p>
        </w:tc>
        <w:tc>
          <w:tcPr>
            <w:tcW w:w="1360" w:type="dxa"/>
          </w:tcPr>
          <w:p w14:paraId="6059BAF5"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6D66241D" w14:textId="403CCBB8"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全部、待确认费用清单、</w:t>
            </w:r>
            <w:proofErr w:type="gramStart"/>
            <w:r w:rsidRPr="00EF774F">
              <w:rPr>
                <w:rFonts w:ascii="宋体" w:eastAsia="宋体" w:hAnsi="宋体" w:hint="eastAsia"/>
                <w:sz w:val="24"/>
                <w:szCs w:val="24"/>
              </w:rPr>
              <w:t>扣费</w:t>
            </w:r>
            <w:r w:rsidRPr="00EF774F">
              <w:rPr>
                <w:rFonts w:ascii="宋体" w:eastAsia="宋体" w:hAnsi="宋体"/>
                <w:sz w:val="24"/>
                <w:szCs w:val="24"/>
              </w:rPr>
              <w:t>成功</w:t>
            </w:r>
            <w:proofErr w:type="gramEnd"/>
            <w:r w:rsidRPr="00EF774F">
              <w:rPr>
                <w:rFonts w:ascii="宋体" w:eastAsia="宋体" w:hAnsi="宋体" w:hint="eastAsia"/>
                <w:sz w:val="24"/>
                <w:szCs w:val="24"/>
              </w:rPr>
              <w:t>、</w:t>
            </w:r>
            <w:proofErr w:type="gramStart"/>
            <w:r w:rsidRPr="00EF774F">
              <w:rPr>
                <w:rFonts w:ascii="宋体" w:eastAsia="宋体" w:hAnsi="宋体" w:hint="eastAsia"/>
                <w:sz w:val="24"/>
                <w:szCs w:val="24"/>
              </w:rPr>
              <w:t>扣费</w:t>
            </w:r>
            <w:r w:rsidRPr="00EF774F">
              <w:rPr>
                <w:rFonts w:ascii="宋体" w:eastAsia="宋体" w:hAnsi="宋体"/>
                <w:sz w:val="24"/>
                <w:szCs w:val="24"/>
              </w:rPr>
              <w:t>失</w:t>
            </w:r>
            <w:proofErr w:type="gramEnd"/>
            <w:r w:rsidRPr="00EF774F">
              <w:rPr>
                <w:rFonts w:ascii="宋体" w:eastAsia="宋体" w:hAnsi="宋体"/>
                <w:sz w:val="24"/>
                <w:szCs w:val="24"/>
              </w:rPr>
              <w:t>败</w:t>
            </w:r>
            <w:r w:rsidR="00EB2C7C" w:rsidRPr="00EF774F">
              <w:rPr>
                <w:rFonts w:ascii="宋体" w:eastAsia="宋体" w:hAnsi="宋体" w:hint="eastAsia"/>
                <w:sz w:val="24"/>
                <w:szCs w:val="24"/>
              </w:rPr>
              <w:t>、已释放费用清单</w:t>
            </w:r>
          </w:p>
        </w:tc>
        <w:tc>
          <w:tcPr>
            <w:tcW w:w="2552" w:type="dxa"/>
          </w:tcPr>
          <w:p w14:paraId="028467F2"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0779E0" w:rsidRPr="00673E06" w14:paraId="15097DD9" w14:textId="77777777" w:rsidTr="008C5B31">
        <w:tc>
          <w:tcPr>
            <w:tcW w:w="1617" w:type="dxa"/>
          </w:tcPr>
          <w:p w14:paraId="5480DD23" w14:textId="77777777" w:rsidR="000779E0" w:rsidRPr="00EF774F" w:rsidRDefault="000779E0" w:rsidP="008C5B31">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扣费清单</w:t>
            </w:r>
            <w:proofErr w:type="gramEnd"/>
            <w:r w:rsidRPr="00EF774F">
              <w:rPr>
                <w:rFonts w:ascii="宋体" w:eastAsia="宋体" w:hAnsi="宋体" w:hint="eastAsia"/>
                <w:sz w:val="24"/>
                <w:szCs w:val="24"/>
              </w:rPr>
              <w:t>流水号</w:t>
            </w:r>
          </w:p>
        </w:tc>
        <w:tc>
          <w:tcPr>
            <w:tcW w:w="1360" w:type="dxa"/>
          </w:tcPr>
          <w:p w14:paraId="6EB07735"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02DA10E3"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02C685D9"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04B85DB1" w14:textId="77777777" w:rsidTr="008C5B31">
        <w:tc>
          <w:tcPr>
            <w:tcW w:w="1617" w:type="dxa"/>
          </w:tcPr>
          <w:p w14:paraId="282DB828" w14:textId="77777777" w:rsidR="000779E0" w:rsidRPr="00EF774F" w:rsidRDefault="000779E0" w:rsidP="008C5B31">
            <w:pPr>
              <w:pStyle w:val="a3"/>
              <w:ind w:firstLineChars="0" w:firstLine="0"/>
              <w:jc w:val="left"/>
              <w:rPr>
                <w:rFonts w:ascii="宋体" w:eastAsia="宋体" w:hAnsi="宋体"/>
                <w:sz w:val="24"/>
                <w:szCs w:val="24"/>
              </w:rPr>
            </w:pPr>
            <w:proofErr w:type="gramStart"/>
            <w:r w:rsidRPr="00EF774F">
              <w:rPr>
                <w:rFonts w:ascii="宋体" w:eastAsia="宋体" w:hAnsi="宋体" w:hint="eastAsia"/>
                <w:sz w:val="24"/>
                <w:szCs w:val="24"/>
              </w:rPr>
              <w:t>扣费清单</w:t>
            </w:r>
            <w:proofErr w:type="gramEnd"/>
            <w:r w:rsidRPr="00EF774F">
              <w:rPr>
                <w:rFonts w:ascii="宋体" w:eastAsia="宋体" w:hAnsi="宋体" w:hint="eastAsia"/>
                <w:sz w:val="24"/>
                <w:szCs w:val="24"/>
              </w:rPr>
              <w:t>凭证号</w:t>
            </w:r>
          </w:p>
        </w:tc>
        <w:tc>
          <w:tcPr>
            <w:tcW w:w="1360" w:type="dxa"/>
          </w:tcPr>
          <w:p w14:paraId="7CFEAFF0"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1B076E8" w14:textId="77777777" w:rsidR="000779E0" w:rsidRPr="00673E06" w:rsidRDefault="000779E0" w:rsidP="008C5B31">
            <w:pPr>
              <w:pStyle w:val="a3"/>
              <w:ind w:firstLineChars="0" w:firstLine="0"/>
              <w:jc w:val="left"/>
              <w:rPr>
                <w:rFonts w:ascii="宋体" w:eastAsia="宋体" w:hAnsi="宋体"/>
                <w:sz w:val="22"/>
              </w:rPr>
            </w:pPr>
          </w:p>
        </w:tc>
        <w:tc>
          <w:tcPr>
            <w:tcW w:w="2552" w:type="dxa"/>
          </w:tcPr>
          <w:p w14:paraId="79CE91B2"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779E0" w:rsidRPr="00673E06" w14:paraId="386EEF88" w14:textId="77777777" w:rsidTr="008C5B31">
        <w:tc>
          <w:tcPr>
            <w:tcW w:w="1617" w:type="dxa"/>
          </w:tcPr>
          <w:p w14:paraId="07664675"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开始日期</w:t>
            </w:r>
          </w:p>
        </w:tc>
        <w:tc>
          <w:tcPr>
            <w:tcW w:w="1360" w:type="dxa"/>
          </w:tcPr>
          <w:p w14:paraId="79A99BF7"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7AD14C09"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（选择到分钟，默认为时间为当分钟0:</w:t>
            </w:r>
            <w:r w:rsidRPr="00EF774F">
              <w:rPr>
                <w:rFonts w:ascii="宋体" w:eastAsia="宋体" w:hAnsi="宋体"/>
                <w:sz w:val="24"/>
                <w:szCs w:val="24"/>
              </w:rPr>
              <w:t>00</w:t>
            </w:r>
            <w:r w:rsidRPr="00EF774F">
              <w:rPr>
                <w:rFonts w:ascii="宋体" w:eastAsia="宋体" w:hAnsi="宋体" w:hint="eastAsia"/>
                <w:sz w:val="24"/>
                <w:szCs w:val="24"/>
              </w:rPr>
              <w:t>）</w:t>
            </w:r>
          </w:p>
        </w:tc>
        <w:tc>
          <w:tcPr>
            <w:tcW w:w="2552" w:type="dxa"/>
          </w:tcPr>
          <w:p w14:paraId="4A5EF878"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r w:rsidRPr="00EF774F">
              <w:rPr>
                <w:rFonts w:ascii="宋体" w:eastAsia="宋体" w:hAnsi="宋体"/>
                <w:sz w:val="24"/>
                <w:szCs w:val="24"/>
              </w:rPr>
              <w:t>1</w:t>
            </w:r>
            <w:r w:rsidRPr="00EF774F">
              <w:rPr>
                <w:rFonts w:ascii="宋体" w:eastAsia="宋体" w:hAnsi="宋体" w:hint="eastAsia"/>
                <w:sz w:val="24"/>
                <w:szCs w:val="24"/>
              </w:rPr>
              <w:t>周</w:t>
            </w:r>
          </w:p>
        </w:tc>
      </w:tr>
      <w:tr w:rsidR="000779E0" w:rsidRPr="00673E06" w14:paraId="0E0C9A26" w14:textId="77777777" w:rsidTr="008C5B31">
        <w:tc>
          <w:tcPr>
            <w:tcW w:w="1617" w:type="dxa"/>
          </w:tcPr>
          <w:p w14:paraId="12E80961"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结束日期</w:t>
            </w:r>
          </w:p>
        </w:tc>
        <w:tc>
          <w:tcPr>
            <w:tcW w:w="1360" w:type="dxa"/>
          </w:tcPr>
          <w:p w14:paraId="6ABC80F6"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5CAC5C72"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（选择到天，默认为时间为当天</w:t>
            </w:r>
            <w:r w:rsidRPr="00EF774F">
              <w:rPr>
                <w:rFonts w:ascii="宋体" w:eastAsia="宋体" w:hAnsi="宋体"/>
                <w:sz w:val="24"/>
                <w:szCs w:val="24"/>
              </w:rPr>
              <w:t>23</w:t>
            </w:r>
            <w:r w:rsidRPr="00EF774F">
              <w:rPr>
                <w:rFonts w:ascii="宋体" w:eastAsia="宋体" w:hAnsi="宋体" w:hint="eastAsia"/>
                <w:sz w:val="24"/>
                <w:szCs w:val="24"/>
              </w:rPr>
              <w:t>:</w:t>
            </w:r>
            <w:r w:rsidRPr="00EF774F">
              <w:rPr>
                <w:rFonts w:ascii="宋体" w:eastAsia="宋体" w:hAnsi="宋体"/>
                <w:sz w:val="24"/>
                <w:szCs w:val="24"/>
              </w:rPr>
              <w:t>59</w:t>
            </w:r>
            <w:r w:rsidRPr="00EF774F">
              <w:rPr>
                <w:rFonts w:ascii="宋体" w:eastAsia="宋体" w:hAnsi="宋体" w:hint="eastAsia"/>
                <w:sz w:val="24"/>
                <w:szCs w:val="24"/>
              </w:rPr>
              <w:t>）</w:t>
            </w:r>
          </w:p>
        </w:tc>
        <w:tc>
          <w:tcPr>
            <w:tcW w:w="2552" w:type="dxa"/>
          </w:tcPr>
          <w:p w14:paraId="5B635DA6" w14:textId="77777777" w:rsidR="000779E0" w:rsidRPr="00EF774F" w:rsidRDefault="000779E0" w:rsidP="008C5B31">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p>
        </w:tc>
      </w:tr>
    </w:tbl>
    <w:p w14:paraId="14826C6A" w14:textId="7777777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搜索结果汇总数据以文本形式呈现：“满足查询条件的扣费记录共【</w:t>
      </w:r>
      <w:r w:rsidRPr="00BC77C5">
        <w:rPr>
          <w:rFonts w:ascii="宋体" w:eastAsia="宋体" w:hAnsi="宋体"/>
          <w:sz w:val="24"/>
          <w:szCs w:val="24"/>
        </w:rPr>
        <w:t>X1】条，扣费总额为【X2】元。</w:t>
      </w:r>
      <w:r w:rsidRPr="00BC77C5">
        <w:rPr>
          <w:rFonts w:ascii="宋体" w:eastAsia="宋体" w:hAnsi="宋体" w:hint="eastAsia"/>
          <w:sz w:val="24"/>
          <w:szCs w:val="24"/>
        </w:rPr>
        <w:t>”。</w:t>
      </w:r>
    </w:p>
    <w:p w14:paraId="6A85D25B" w14:textId="47AE3243"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搜索结果以列表形式、按照记录生成日期倒序排列展示，展示字段包括有：所属商场、所属门店、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w:t>
      </w:r>
      <w:r w:rsidR="007D2695" w:rsidRPr="00BC77C5">
        <w:rPr>
          <w:rFonts w:ascii="宋体" w:eastAsia="宋体" w:hAnsi="宋体" w:hint="eastAsia"/>
          <w:sz w:val="24"/>
          <w:szCs w:val="24"/>
        </w:rPr>
        <w:t>计费账户</w:t>
      </w:r>
      <w:r w:rsidRPr="00BC77C5">
        <w:rPr>
          <w:rFonts w:ascii="宋体" w:eastAsia="宋体" w:hAnsi="宋体" w:hint="eastAsia"/>
          <w:sz w:val="24"/>
          <w:szCs w:val="24"/>
        </w:rPr>
        <w:t>类型、</w:t>
      </w:r>
      <w:r w:rsidR="007D2695" w:rsidRPr="00BC77C5">
        <w:rPr>
          <w:rFonts w:ascii="宋体" w:eastAsia="宋体" w:hAnsi="宋体" w:hint="eastAsia"/>
          <w:sz w:val="24"/>
          <w:szCs w:val="24"/>
        </w:rPr>
        <w:t>计费账户</w:t>
      </w:r>
      <w:r w:rsidRPr="00BC77C5">
        <w:rPr>
          <w:rFonts w:ascii="宋体" w:eastAsia="宋体" w:hAnsi="宋体" w:hint="eastAsia"/>
          <w:sz w:val="24"/>
          <w:szCs w:val="24"/>
        </w:rPr>
        <w:t>、</w:t>
      </w:r>
      <w:r w:rsidR="007D2695" w:rsidRPr="00BC77C5">
        <w:rPr>
          <w:rFonts w:ascii="宋体" w:eastAsia="宋体" w:hAnsi="宋体" w:hint="eastAsia"/>
          <w:sz w:val="24"/>
          <w:szCs w:val="24"/>
        </w:rPr>
        <w:t>计费项目</w:t>
      </w:r>
      <w:r w:rsidRPr="00BC77C5">
        <w:rPr>
          <w:rFonts w:ascii="宋体" w:eastAsia="宋体" w:hAnsi="宋体" w:hint="eastAsia"/>
          <w:sz w:val="24"/>
          <w:szCs w:val="24"/>
        </w:rPr>
        <w:t>、</w:t>
      </w:r>
      <w:r w:rsidRPr="00BC77C5">
        <w:rPr>
          <w:rFonts w:ascii="宋体" w:eastAsia="宋体" w:hAnsi="宋体"/>
          <w:sz w:val="24"/>
          <w:szCs w:val="24"/>
        </w:rPr>
        <w:t>K3费用账户</w:t>
      </w:r>
      <w:r w:rsidRPr="00BC77C5">
        <w:rPr>
          <w:rFonts w:ascii="宋体" w:eastAsia="宋体" w:hAnsi="宋体" w:hint="eastAsia"/>
          <w:sz w:val="24"/>
          <w:szCs w:val="24"/>
        </w:rPr>
        <w:t>、费用清单类型、费用清单流水号、费用清单凭证号、费用清单产生日期、费用清单状态、金额、费用清单执行说明；</w:t>
      </w:r>
    </w:p>
    <w:p w14:paraId="2AE3E193" w14:textId="7777777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提供下载明细功能，默认按照当前搜索条件进行导出；导出的Excel字段与搜索结果对应的列表字段一致；</w:t>
      </w:r>
    </w:p>
    <w:p w14:paraId="03518931" w14:textId="7777777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根据列表数据</w:t>
      </w:r>
      <w:proofErr w:type="gramStart"/>
      <w:r w:rsidRPr="00BC77C5">
        <w:rPr>
          <w:rFonts w:ascii="宋体" w:eastAsia="宋体" w:hAnsi="宋体" w:hint="eastAsia"/>
          <w:sz w:val="24"/>
          <w:szCs w:val="24"/>
        </w:rPr>
        <w:t>的扣费清单</w:t>
      </w:r>
      <w:proofErr w:type="gramEnd"/>
      <w:r w:rsidRPr="00BC77C5">
        <w:rPr>
          <w:rFonts w:ascii="宋体" w:eastAsia="宋体" w:hAnsi="宋体" w:hint="eastAsia"/>
          <w:sz w:val="24"/>
          <w:szCs w:val="24"/>
        </w:rPr>
        <w:t>状态不同，展示差异化的操作按钮：</w:t>
      </w:r>
    </w:p>
    <w:tbl>
      <w:tblPr>
        <w:tblStyle w:val="a9"/>
        <w:tblW w:w="0" w:type="auto"/>
        <w:tblInd w:w="425" w:type="dxa"/>
        <w:tblLook w:val="04A0" w:firstRow="1" w:lastRow="0" w:firstColumn="1" w:lastColumn="0" w:noHBand="0" w:noVBand="1"/>
      </w:tblPr>
      <w:tblGrid>
        <w:gridCol w:w="2624"/>
        <w:gridCol w:w="2623"/>
        <w:gridCol w:w="2623"/>
      </w:tblGrid>
      <w:tr w:rsidR="005C1F3D" w:rsidRPr="00673E06" w14:paraId="60BBD0D6" w14:textId="170AD1CA" w:rsidTr="00CB6DBB">
        <w:tc>
          <w:tcPr>
            <w:tcW w:w="2624" w:type="dxa"/>
            <w:shd w:val="clear" w:color="auto" w:fill="D9E2F3" w:themeFill="accent1" w:themeFillTint="33"/>
          </w:tcPr>
          <w:p w14:paraId="6A08C689" w14:textId="77777777" w:rsidR="005C1F3D" w:rsidRPr="00673E06" w:rsidRDefault="005C1F3D" w:rsidP="008C5B31">
            <w:pPr>
              <w:pStyle w:val="a3"/>
              <w:ind w:rightChars="-500" w:right="-1050" w:firstLineChars="0" w:firstLine="0"/>
              <w:jc w:val="left"/>
              <w:rPr>
                <w:rFonts w:ascii="宋体" w:eastAsia="宋体" w:hAnsi="宋体"/>
                <w:b/>
                <w:sz w:val="22"/>
              </w:rPr>
            </w:pPr>
            <w:proofErr w:type="gramStart"/>
            <w:r w:rsidRPr="00673E06">
              <w:rPr>
                <w:rFonts w:ascii="宋体" w:eastAsia="宋体" w:hAnsi="宋体" w:hint="eastAsia"/>
                <w:b/>
                <w:sz w:val="22"/>
              </w:rPr>
              <w:t>扣费清单</w:t>
            </w:r>
            <w:proofErr w:type="gramEnd"/>
            <w:r w:rsidRPr="00673E06">
              <w:rPr>
                <w:rFonts w:ascii="宋体" w:eastAsia="宋体" w:hAnsi="宋体" w:hint="eastAsia"/>
                <w:b/>
                <w:sz w:val="22"/>
              </w:rPr>
              <w:t>状态</w:t>
            </w:r>
          </w:p>
        </w:tc>
        <w:tc>
          <w:tcPr>
            <w:tcW w:w="2623" w:type="dxa"/>
            <w:shd w:val="clear" w:color="auto" w:fill="D9E2F3" w:themeFill="accent1" w:themeFillTint="33"/>
          </w:tcPr>
          <w:p w14:paraId="6DB55647" w14:textId="77777777" w:rsidR="005C1F3D" w:rsidRPr="00673E06" w:rsidRDefault="005C1F3D" w:rsidP="008C5B31">
            <w:pPr>
              <w:pStyle w:val="a3"/>
              <w:ind w:rightChars="-500" w:right="-1050" w:firstLineChars="0" w:firstLine="0"/>
              <w:jc w:val="left"/>
              <w:rPr>
                <w:rFonts w:ascii="宋体" w:eastAsia="宋体" w:hAnsi="宋体"/>
                <w:b/>
                <w:sz w:val="22"/>
              </w:rPr>
            </w:pPr>
            <w:proofErr w:type="gramStart"/>
            <w:r w:rsidRPr="00673E06">
              <w:rPr>
                <w:rFonts w:ascii="宋体" w:eastAsia="宋体" w:hAnsi="宋体" w:hint="eastAsia"/>
                <w:b/>
                <w:sz w:val="22"/>
              </w:rPr>
              <w:t>释放预占按钮</w:t>
            </w:r>
            <w:proofErr w:type="gramEnd"/>
          </w:p>
        </w:tc>
        <w:tc>
          <w:tcPr>
            <w:tcW w:w="2623" w:type="dxa"/>
            <w:shd w:val="clear" w:color="auto" w:fill="D9E2F3" w:themeFill="accent1" w:themeFillTint="33"/>
          </w:tcPr>
          <w:p w14:paraId="151EF645" w14:textId="526CCBF3" w:rsidR="005C1F3D" w:rsidRPr="00673E06" w:rsidRDefault="005C1F3D" w:rsidP="008C5B31">
            <w:pPr>
              <w:pStyle w:val="a3"/>
              <w:ind w:rightChars="-500" w:right="-1050" w:firstLineChars="0" w:firstLine="0"/>
              <w:jc w:val="left"/>
              <w:rPr>
                <w:rFonts w:ascii="宋体" w:eastAsia="宋体" w:hAnsi="宋体"/>
                <w:b/>
                <w:sz w:val="22"/>
              </w:rPr>
            </w:pPr>
            <w:r w:rsidRPr="00673E06">
              <w:rPr>
                <w:rFonts w:ascii="宋体" w:eastAsia="宋体" w:hAnsi="宋体" w:hint="eastAsia"/>
                <w:b/>
                <w:sz w:val="22"/>
              </w:rPr>
              <w:t>确认实扣按钮</w:t>
            </w:r>
          </w:p>
        </w:tc>
      </w:tr>
      <w:tr w:rsidR="005C1F3D" w:rsidRPr="00673E06" w14:paraId="24DDF2EE" w14:textId="5FDA7E45" w:rsidTr="00CB6DBB">
        <w:tc>
          <w:tcPr>
            <w:tcW w:w="2624" w:type="dxa"/>
          </w:tcPr>
          <w:p w14:paraId="20478314" w14:textId="77777777" w:rsidR="005C1F3D" w:rsidRPr="00673E06" w:rsidRDefault="005C1F3D" w:rsidP="008C5B31">
            <w:pPr>
              <w:pStyle w:val="a3"/>
              <w:ind w:rightChars="-500" w:right="-1050" w:firstLineChars="0" w:firstLine="0"/>
              <w:jc w:val="left"/>
              <w:rPr>
                <w:rFonts w:ascii="宋体" w:eastAsia="宋体" w:hAnsi="宋体"/>
                <w:sz w:val="22"/>
              </w:rPr>
            </w:pPr>
            <w:r w:rsidRPr="00673E06">
              <w:rPr>
                <w:rFonts w:ascii="宋体" w:eastAsia="宋体" w:hAnsi="宋体" w:hint="eastAsia"/>
                <w:sz w:val="22"/>
              </w:rPr>
              <w:t>待确认费用清单</w:t>
            </w:r>
          </w:p>
        </w:tc>
        <w:tc>
          <w:tcPr>
            <w:tcW w:w="2623" w:type="dxa"/>
          </w:tcPr>
          <w:p w14:paraId="727C47DE" w14:textId="77777777" w:rsidR="005C1F3D" w:rsidRPr="00673E06" w:rsidRDefault="005C1F3D" w:rsidP="008C5B31">
            <w:pPr>
              <w:pStyle w:val="a3"/>
              <w:ind w:rightChars="-500" w:right="-1050" w:firstLineChars="0" w:firstLine="0"/>
              <w:jc w:val="left"/>
              <w:rPr>
                <w:rFonts w:ascii="宋体" w:eastAsia="宋体" w:hAnsi="宋体"/>
                <w:sz w:val="22"/>
              </w:rPr>
            </w:pPr>
            <w:r w:rsidRPr="00673E06">
              <w:rPr>
                <w:rFonts w:ascii="宋体" w:eastAsia="宋体" w:hAnsi="宋体" w:hint="eastAsia"/>
                <w:sz w:val="22"/>
              </w:rPr>
              <w:t>√</w:t>
            </w:r>
          </w:p>
        </w:tc>
        <w:tc>
          <w:tcPr>
            <w:tcW w:w="2623" w:type="dxa"/>
          </w:tcPr>
          <w:p w14:paraId="5C2B08A9" w14:textId="4509884B" w:rsidR="005C1F3D" w:rsidRPr="00673E06" w:rsidRDefault="005C1F3D" w:rsidP="008C5B31">
            <w:pPr>
              <w:pStyle w:val="a3"/>
              <w:ind w:rightChars="-500" w:right="-1050" w:firstLineChars="0" w:firstLine="0"/>
              <w:jc w:val="left"/>
              <w:rPr>
                <w:rFonts w:ascii="宋体" w:eastAsia="宋体" w:hAnsi="宋体"/>
                <w:sz w:val="22"/>
              </w:rPr>
            </w:pPr>
            <w:r w:rsidRPr="00673E06">
              <w:rPr>
                <w:rFonts w:ascii="宋体" w:eastAsia="宋体" w:hAnsi="宋体" w:hint="eastAsia"/>
                <w:sz w:val="22"/>
              </w:rPr>
              <w:t>√</w:t>
            </w:r>
          </w:p>
        </w:tc>
      </w:tr>
      <w:tr w:rsidR="005C1F3D" w:rsidRPr="00673E06" w14:paraId="48C9567B" w14:textId="79F8354D" w:rsidTr="00CB6DBB">
        <w:tc>
          <w:tcPr>
            <w:tcW w:w="2624" w:type="dxa"/>
          </w:tcPr>
          <w:p w14:paraId="71BD61DC" w14:textId="54E769AA" w:rsidR="005C1F3D" w:rsidRPr="00673E06" w:rsidRDefault="005C1F3D" w:rsidP="008C5B31">
            <w:pPr>
              <w:pStyle w:val="a3"/>
              <w:ind w:rightChars="-500" w:right="-1050" w:firstLineChars="0" w:firstLine="0"/>
              <w:jc w:val="left"/>
              <w:rPr>
                <w:rFonts w:ascii="宋体" w:eastAsia="宋体" w:hAnsi="宋体"/>
                <w:sz w:val="22"/>
              </w:rPr>
            </w:pPr>
            <w:proofErr w:type="gramStart"/>
            <w:r w:rsidRPr="00673E06">
              <w:rPr>
                <w:rFonts w:ascii="宋体" w:eastAsia="宋体" w:hAnsi="宋体" w:hint="eastAsia"/>
                <w:sz w:val="22"/>
              </w:rPr>
              <w:t>扣费</w:t>
            </w:r>
            <w:r w:rsidRPr="00673E06">
              <w:rPr>
                <w:rFonts w:ascii="宋体" w:eastAsia="宋体" w:hAnsi="宋体"/>
                <w:sz w:val="22"/>
              </w:rPr>
              <w:t>成功</w:t>
            </w:r>
            <w:proofErr w:type="gramEnd"/>
          </w:p>
        </w:tc>
        <w:tc>
          <w:tcPr>
            <w:tcW w:w="2623" w:type="dxa"/>
          </w:tcPr>
          <w:p w14:paraId="0960271E" w14:textId="77777777" w:rsidR="005C1F3D" w:rsidRPr="00673E06" w:rsidRDefault="005C1F3D" w:rsidP="008C5B31">
            <w:pPr>
              <w:pStyle w:val="a3"/>
              <w:ind w:rightChars="-500" w:right="-1050" w:firstLineChars="0" w:firstLine="0"/>
              <w:jc w:val="left"/>
              <w:rPr>
                <w:rFonts w:ascii="宋体" w:eastAsia="宋体" w:hAnsi="宋体"/>
                <w:sz w:val="22"/>
              </w:rPr>
            </w:pPr>
          </w:p>
        </w:tc>
        <w:tc>
          <w:tcPr>
            <w:tcW w:w="2623" w:type="dxa"/>
          </w:tcPr>
          <w:p w14:paraId="4221B91E" w14:textId="77777777" w:rsidR="005C1F3D" w:rsidRPr="00673E06" w:rsidRDefault="005C1F3D" w:rsidP="008C5B31">
            <w:pPr>
              <w:pStyle w:val="a3"/>
              <w:ind w:rightChars="-500" w:right="-1050" w:firstLineChars="0" w:firstLine="0"/>
              <w:jc w:val="left"/>
              <w:rPr>
                <w:rFonts w:ascii="宋体" w:eastAsia="宋体" w:hAnsi="宋体"/>
                <w:sz w:val="22"/>
              </w:rPr>
            </w:pPr>
          </w:p>
        </w:tc>
      </w:tr>
      <w:tr w:rsidR="005C1F3D" w:rsidRPr="00673E06" w14:paraId="59C23BE5" w14:textId="22C78E57" w:rsidTr="00CB6DBB">
        <w:tc>
          <w:tcPr>
            <w:tcW w:w="2624" w:type="dxa"/>
          </w:tcPr>
          <w:p w14:paraId="6F078971" w14:textId="4CCD808A" w:rsidR="005C1F3D" w:rsidRPr="00673E06" w:rsidRDefault="005C1F3D" w:rsidP="008C5B31">
            <w:pPr>
              <w:pStyle w:val="a3"/>
              <w:ind w:rightChars="-500" w:right="-1050" w:firstLineChars="0" w:firstLine="0"/>
              <w:jc w:val="left"/>
              <w:rPr>
                <w:rFonts w:ascii="宋体" w:eastAsia="宋体" w:hAnsi="宋体"/>
                <w:sz w:val="22"/>
              </w:rPr>
            </w:pPr>
            <w:proofErr w:type="gramStart"/>
            <w:r w:rsidRPr="00673E06">
              <w:rPr>
                <w:rFonts w:ascii="宋体" w:eastAsia="宋体" w:hAnsi="宋体" w:hint="eastAsia"/>
                <w:sz w:val="22"/>
              </w:rPr>
              <w:t>扣费</w:t>
            </w:r>
            <w:r w:rsidRPr="00673E06">
              <w:rPr>
                <w:rFonts w:ascii="宋体" w:eastAsia="宋体" w:hAnsi="宋体"/>
                <w:sz w:val="22"/>
              </w:rPr>
              <w:t>失败</w:t>
            </w:r>
            <w:proofErr w:type="gramEnd"/>
          </w:p>
        </w:tc>
        <w:tc>
          <w:tcPr>
            <w:tcW w:w="2623" w:type="dxa"/>
          </w:tcPr>
          <w:p w14:paraId="0F30AF50" w14:textId="08D99C69" w:rsidR="005C1F3D" w:rsidRPr="00673E06" w:rsidRDefault="005C1F3D" w:rsidP="008C5B31">
            <w:pPr>
              <w:pStyle w:val="a3"/>
              <w:ind w:rightChars="-500" w:right="-1050" w:firstLineChars="0" w:firstLine="0"/>
              <w:jc w:val="left"/>
              <w:rPr>
                <w:rFonts w:ascii="宋体" w:eastAsia="宋体" w:hAnsi="宋体"/>
                <w:sz w:val="22"/>
              </w:rPr>
            </w:pPr>
            <w:r w:rsidRPr="00673E06">
              <w:rPr>
                <w:rFonts w:ascii="宋体" w:eastAsia="宋体" w:hAnsi="宋体" w:hint="eastAsia"/>
                <w:sz w:val="22"/>
              </w:rPr>
              <w:t>√</w:t>
            </w:r>
          </w:p>
        </w:tc>
        <w:tc>
          <w:tcPr>
            <w:tcW w:w="2623" w:type="dxa"/>
          </w:tcPr>
          <w:p w14:paraId="5CAC5C4C" w14:textId="77777777" w:rsidR="005C1F3D" w:rsidRPr="00673E06" w:rsidRDefault="005C1F3D" w:rsidP="008C5B31">
            <w:pPr>
              <w:pStyle w:val="a3"/>
              <w:ind w:rightChars="-500" w:right="-1050" w:firstLineChars="0" w:firstLine="0"/>
              <w:jc w:val="left"/>
              <w:rPr>
                <w:rFonts w:ascii="宋体" w:eastAsia="宋体" w:hAnsi="宋体"/>
                <w:sz w:val="22"/>
              </w:rPr>
            </w:pPr>
          </w:p>
        </w:tc>
      </w:tr>
    </w:tbl>
    <w:p w14:paraId="0B80A400" w14:textId="1B0C6882"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w:t>
      </w:r>
      <w:proofErr w:type="gramStart"/>
      <w:r w:rsidRPr="00BC77C5">
        <w:rPr>
          <w:rFonts w:ascii="宋体" w:eastAsia="宋体" w:hAnsi="宋体" w:hint="eastAsia"/>
          <w:sz w:val="24"/>
          <w:szCs w:val="24"/>
        </w:rPr>
        <w:t>释放预占按钮</w:t>
      </w:r>
      <w:proofErr w:type="gramEnd"/>
      <w:r w:rsidRPr="00BC77C5">
        <w:rPr>
          <w:rFonts w:ascii="宋体" w:eastAsia="宋体" w:hAnsi="宋体" w:hint="eastAsia"/>
          <w:sz w:val="24"/>
          <w:szCs w:val="24"/>
        </w:rPr>
        <w:t>，对应的处理逻辑参见撤销</w:t>
      </w:r>
      <w:r w:rsidR="00E905FA" w:rsidRPr="00BC77C5">
        <w:rPr>
          <w:rFonts w:ascii="宋体" w:eastAsia="宋体" w:hAnsi="宋体" w:hint="eastAsia"/>
          <w:sz w:val="24"/>
          <w:szCs w:val="24"/>
        </w:rPr>
        <w:t>本地账户</w:t>
      </w:r>
      <w:proofErr w:type="gramStart"/>
      <w:r w:rsidRPr="00BC77C5">
        <w:rPr>
          <w:rFonts w:ascii="宋体" w:eastAsia="宋体" w:hAnsi="宋体" w:hint="eastAsia"/>
          <w:sz w:val="24"/>
          <w:szCs w:val="24"/>
        </w:rPr>
        <w:t>预扣费清</w:t>
      </w:r>
      <w:proofErr w:type="gramEnd"/>
      <w:r w:rsidRPr="00BC77C5">
        <w:rPr>
          <w:rFonts w:ascii="宋体" w:eastAsia="宋体" w:hAnsi="宋体" w:hint="eastAsia"/>
          <w:sz w:val="24"/>
          <w:szCs w:val="24"/>
        </w:rPr>
        <w:t>单处理子流程；</w:t>
      </w:r>
    </w:p>
    <w:p w14:paraId="61204560" w14:textId="5FAD5157"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点击批量</w:t>
      </w:r>
      <w:proofErr w:type="gramStart"/>
      <w:r w:rsidRPr="00BC77C5">
        <w:rPr>
          <w:rFonts w:ascii="宋体" w:eastAsia="宋体" w:hAnsi="宋体" w:hint="eastAsia"/>
          <w:sz w:val="24"/>
          <w:szCs w:val="24"/>
        </w:rPr>
        <w:t>释放预占按钮</w:t>
      </w:r>
      <w:proofErr w:type="gramEnd"/>
      <w:r w:rsidRPr="00BC77C5">
        <w:rPr>
          <w:rFonts w:ascii="宋体" w:eastAsia="宋体" w:hAnsi="宋体" w:hint="eastAsia"/>
          <w:sz w:val="24"/>
          <w:szCs w:val="24"/>
        </w:rPr>
        <w:t>，校验已选中的数据记录</w:t>
      </w:r>
      <w:proofErr w:type="gramStart"/>
      <w:r w:rsidRPr="00BC77C5">
        <w:rPr>
          <w:rFonts w:ascii="宋体" w:eastAsia="宋体" w:hAnsi="宋体" w:hint="eastAsia"/>
          <w:sz w:val="24"/>
          <w:szCs w:val="24"/>
        </w:rPr>
        <w:t>的扣费清</w:t>
      </w:r>
      <w:proofErr w:type="gramEnd"/>
      <w:r w:rsidRPr="00BC77C5">
        <w:rPr>
          <w:rFonts w:ascii="宋体" w:eastAsia="宋体" w:hAnsi="宋体" w:hint="eastAsia"/>
          <w:sz w:val="24"/>
          <w:szCs w:val="24"/>
        </w:rPr>
        <w:t>单状态是否都为</w:t>
      </w:r>
      <w:r w:rsidR="00EB2C7C" w:rsidRPr="00BC77C5">
        <w:rPr>
          <w:rFonts w:ascii="宋体" w:eastAsia="宋体" w:hAnsi="宋体" w:hint="eastAsia"/>
          <w:sz w:val="24"/>
          <w:szCs w:val="24"/>
        </w:rPr>
        <w:t>已释放</w:t>
      </w:r>
      <w:r w:rsidRPr="00BC77C5">
        <w:rPr>
          <w:rFonts w:ascii="宋体" w:eastAsia="宋体" w:hAnsi="宋体" w:hint="eastAsia"/>
          <w:sz w:val="24"/>
          <w:szCs w:val="24"/>
        </w:rPr>
        <w:t>费用清单；</w:t>
      </w:r>
      <w:proofErr w:type="gramStart"/>
      <w:r w:rsidRPr="00BC77C5">
        <w:rPr>
          <w:rFonts w:ascii="宋体" w:eastAsia="宋体" w:hAnsi="宋体" w:hint="eastAsia"/>
          <w:sz w:val="24"/>
          <w:szCs w:val="24"/>
        </w:rPr>
        <w:t>为否时</w:t>
      </w:r>
      <w:proofErr w:type="gramEnd"/>
      <w:r w:rsidRPr="00BC77C5">
        <w:rPr>
          <w:rFonts w:ascii="宋体" w:eastAsia="宋体" w:hAnsi="宋体" w:hint="eastAsia"/>
          <w:sz w:val="24"/>
          <w:szCs w:val="24"/>
        </w:rPr>
        <w:t>提示用户：“不能对状态不为待确认费用清单的扣费清单进行释放预占”；为是时弹出确认提示框提示用户确认操作：“是否对已选中的X条扣费清单进行批量释放预占？”。用户确认后的处理逻辑参见撤销</w:t>
      </w:r>
      <w:proofErr w:type="gramStart"/>
      <w:r w:rsidRPr="00BC77C5">
        <w:rPr>
          <w:rFonts w:ascii="宋体" w:eastAsia="宋体" w:hAnsi="宋体" w:hint="eastAsia"/>
          <w:sz w:val="24"/>
          <w:szCs w:val="24"/>
        </w:rPr>
        <w:t>预扣费清单</w:t>
      </w:r>
      <w:proofErr w:type="gramEnd"/>
      <w:r w:rsidRPr="00BC77C5">
        <w:rPr>
          <w:rFonts w:ascii="宋体" w:eastAsia="宋体" w:hAnsi="宋体" w:hint="eastAsia"/>
          <w:sz w:val="24"/>
          <w:szCs w:val="24"/>
        </w:rPr>
        <w:t>处理子流程；</w:t>
      </w:r>
    </w:p>
    <w:p w14:paraId="6DBFE799" w14:textId="732A6D61" w:rsidR="00E905FA" w:rsidRPr="00BC77C5" w:rsidRDefault="00E905FA"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点击确认实扣按钮，对应的处理逻辑参见本地</w:t>
      </w:r>
      <w:proofErr w:type="gramStart"/>
      <w:r w:rsidRPr="00BC77C5">
        <w:rPr>
          <w:rFonts w:ascii="宋体" w:eastAsia="宋体" w:hAnsi="宋体" w:hint="eastAsia"/>
          <w:sz w:val="24"/>
          <w:szCs w:val="24"/>
        </w:rPr>
        <w:t>账户扣费清单</w:t>
      </w:r>
      <w:proofErr w:type="gramEnd"/>
      <w:r w:rsidRPr="00BC77C5">
        <w:rPr>
          <w:rFonts w:ascii="宋体" w:eastAsia="宋体" w:hAnsi="宋体" w:hint="eastAsia"/>
          <w:sz w:val="24"/>
          <w:szCs w:val="24"/>
        </w:rPr>
        <w:t>实扣</w:t>
      </w:r>
      <w:proofErr w:type="gramStart"/>
      <w:r w:rsidRPr="00BC77C5">
        <w:rPr>
          <w:rFonts w:ascii="宋体" w:eastAsia="宋体" w:hAnsi="宋体" w:hint="eastAsia"/>
          <w:sz w:val="24"/>
          <w:szCs w:val="24"/>
        </w:rPr>
        <w:t>费处</w:t>
      </w:r>
      <w:proofErr w:type="gramEnd"/>
      <w:r w:rsidRPr="00BC77C5">
        <w:rPr>
          <w:rFonts w:ascii="宋体" w:eastAsia="宋体" w:hAnsi="宋体" w:hint="eastAsia"/>
          <w:sz w:val="24"/>
          <w:szCs w:val="24"/>
        </w:rPr>
        <w:t>理流程；</w:t>
      </w:r>
    </w:p>
    <w:p w14:paraId="63C09278" w14:textId="608CEF70" w:rsidR="00E905FA" w:rsidRPr="00BC77C5" w:rsidRDefault="00E905FA"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点击批量确认实扣按钮，校验已选中的数据记录</w:t>
      </w:r>
      <w:proofErr w:type="gramStart"/>
      <w:r w:rsidRPr="00BC77C5">
        <w:rPr>
          <w:rFonts w:ascii="宋体" w:eastAsia="宋体" w:hAnsi="宋体" w:hint="eastAsia"/>
          <w:sz w:val="24"/>
          <w:szCs w:val="24"/>
        </w:rPr>
        <w:t>的扣费清单</w:t>
      </w:r>
      <w:proofErr w:type="gramEnd"/>
      <w:r w:rsidRPr="00BC77C5">
        <w:rPr>
          <w:rFonts w:ascii="宋体" w:eastAsia="宋体" w:hAnsi="宋体" w:hint="eastAsia"/>
          <w:sz w:val="24"/>
          <w:szCs w:val="24"/>
        </w:rPr>
        <w:t>状态是否都为</w:t>
      </w:r>
      <w:r w:rsidR="00EB2C7C" w:rsidRPr="00BC77C5">
        <w:rPr>
          <w:rFonts w:ascii="宋体" w:eastAsia="宋体" w:hAnsi="宋体" w:hint="eastAsia"/>
          <w:sz w:val="24"/>
          <w:szCs w:val="24"/>
        </w:rPr>
        <w:t>已</w:t>
      </w:r>
      <w:proofErr w:type="gramStart"/>
      <w:r w:rsidR="00EB2C7C" w:rsidRPr="00BC77C5">
        <w:rPr>
          <w:rFonts w:ascii="宋体" w:eastAsia="宋体" w:hAnsi="宋体" w:hint="eastAsia"/>
          <w:sz w:val="24"/>
          <w:szCs w:val="24"/>
        </w:rPr>
        <w:t>确认</w:t>
      </w:r>
      <w:r w:rsidRPr="00BC77C5">
        <w:rPr>
          <w:rFonts w:ascii="宋体" w:eastAsia="宋体" w:hAnsi="宋体" w:hint="eastAsia"/>
          <w:sz w:val="24"/>
          <w:szCs w:val="24"/>
        </w:rPr>
        <w:t>确</w:t>
      </w:r>
      <w:proofErr w:type="gramEnd"/>
      <w:r w:rsidRPr="00BC77C5">
        <w:rPr>
          <w:rFonts w:ascii="宋体" w:eastAsia="宋体" w:hAnsi="宋体" w:hint="eastAsia"/>
          <w:sz w:val="24"/>
          <w:szCs w:val="24"/>
        </w:rPr>
        <w:t>认</w:t>
      </w:r>
      <w:r w:rsidRPr="00BC77C5">
        <w:rPr>
          <w:rFonts w:ascii="宋体" w:eastAsia="宋体" w:hAnsi="宋体" w:hint="eastAsia"/>
          <w:sz w:val="24"/>
          <w:szCs w:val="24"/>
        </w:rPr>
        <w:lastRenderedPageBreak/>
        <w:t>费用清单；</w:t>
      </w:r>
      <w:proofErr w:type="gramStart"/>
      <w:r w:rsidRPr="00BC77C5">
        <w:rPr>
          <w:rFonts w:ascii="宋体" w:eastAsia="宋体" w:hAnsi="宋体" w:hint="eastAsia"/>
          <w:sz w:val="24"/>
          <w:szCs w:val="24"/>
        </w:rPr>
        <w:t>为否时</w:t>
      </w:r>
      <w:proofErr w:type="gramEnd"/>
      <w:r w:rsidRPr="00BC77C5">
        <w:rPr>
          <w:rFonts w:ascii="宋体" w:eastAsia="宋体" w:hAnsi="宋体" w:hint="eastAsia"/>
          <w:sz w:val="24"/>
          <w:szCs w:val="24"/>
        </w:rPr>
        <w:t>提示用户：“不能对状态不为待确认费用清单的扣费清单进行</w:t>
      </w:r>
      <w:r w:rsidR="00EB2C7C" w:rsidRPr="00BC77C5">
        <w:rPr>
          <w:rFonts w:ascii="宋体" w:eastAsia="宋体" w:hAnsi="宋体" w:hint="eastAsia"/>
          <w:sz w:val="24"/>
          <w:szCs w:val="24"/>
        </w:rPr>
        <w:t>实占操作</w:t>
      </w:r>
      <w:r w:rsidRPr="00BC77C5">
        <w:rPr>
          <w:rFonts w:ascii="宋体" w:eastAsia="宋体" w:hAnsi="宋体" w:hint="eastAsia"/>
          <w:sz w:val="24"/>
          <w:szCs w:val="24"/>
        </w:rPr>
        <w:t>”；为是时弹出确认提示框提示用户确认操作：“是否对已选中的X条扣费清单进行批量</w:t>
      </w:r>
      <w:r w:rsidR="003C1210" w:rsidRPr="00BC77C5">
        <w:rPr>
          <w:rFonts w:ascii="宋体" w:eastAsia="宋体" w:hAnsi="宋体" w:hint="eastAsia"/>
          <w:sz w:val="24"/>
          <w:szCs w:val="24"/>
        </w:rPr>
        <w:t>确认实扣</w:t>
      </w:r>
      <w:r w:rsidRPr="00BC77C5">
        <w:rPr>
          <w:rFonts w:ascii="宋体" w:eastAsia="宋体" w:hAnsi="宋体" w:hint="eastAsia"/>
          <w:sz w:val="24"/>
          <w:szCs w:val="24"/>
        </w:rPr>
        <w:t>？”。用户确认后的处理逻辑参见本地</w:t>
      </w:r>
      <w:proofErr w:type="gramStart"/>
      <w:r w:rsidRPr="00BC77C5">
        <w:rPr>
          <w:rFonts w:ascii="宋体" w:eastAsia="宋体" w:hAnsi="宋体" w:hint="eastAsia"/>
          <w:sz w:val="24"/>
          <w:szCs w:val="24"/>
        </w:rPr>
        <w:t>账户扣费清单</w:t>
      </w:r>
      <w:proofErr w:type="gramEnd"/>
      <w:r w:rsidRPr="00BC77C5">
        <w:rPr>
          <w:rFonts w:ascii="宋体" w:eastAsia="宋体" w:hAnsi="宋体" w:hint="eastAsia"/>
          <w:sz w:val="24"/>
          <w:szCs w:val="24"/>
        </w:rPr>
        <w:t>实扣</w:t>
      </w:r>
      <w:proofErr w:type="gramStart"/>
      <w:r w:rsidRPr="00BC77C5">
        <w:rPr>
          <w:rFonts w:ascii="宋体" w:eastAsia="宋体" w:hAnsi="宋体" w:hint="eastAsia"/>
          <w:sz w:val="24"/>
          <w:szCs w:val="24"/>
        </w:rPr>
        <w:t>费处</w:t>
      </w:r>
      <w:proofErr w:type="gramEnd"/>
      <w:r w:rsidRPr="00BC77C5">
        <w:rPr>
          <w:rFonts w:ascii="宋体" w:eastAsia="宋体" w:hAnsi="宋体" w:hint="eastAsia"/>
          <w:sz w:val="24"/>
          <w:szCs w:val="24"/>
        </w:rPr>
        <w:t>理流程；</w:t>
      </w:r>
    </w:p>
    <w:p w14:paraId="2E12689D" w14:textId="5AC77065" w:rsidR="000779E0" w:rsidRPr="00BC77C5" w:rsidRDefault="000779E0" w:rsidP="0059677D">
      <w:pPr>
        <w:pStyle w:val="a3"/>
        <w:numPr>
          <w:ilvl w:val="0"/>
          <w:numId w:val="17"/>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提供导入待</w:t>
      </w:r>
      <w:r w:rsidR="00E905FA" w:rsidRPr="00BC77C5">
        <w:rPr>
          <w:rFonts w:ascii="宋体" w:eastAsia="宋体" w:hAnsi="宋体" w:hint="eastAsia"/>
          <w:sz w:val="24"/>
          <w:szCs w:val="24"/>
        </w:rPr>
        <w:t>实扣</w:t>
      </w:r>
      <w:r w:rsidRPr="00BC77C5">
        <w:rPr>
          <w:rFonts w:ascii="宋体" w:eastAsia="宋体" w:hAnsi="宋体" w:hint="eastAsia"/>
          <w:sz w:val="24"/>
          <w:szCs w:val="24"/>
        </w:rPr>
        <w:t>清单功能，点击后跳转至导</w:t>
      </w:r>
      <w:r w:rsidR="00D13689" w:rsidRPr="00BC77C5">
        <w:rPr>
          <w:rFonts w:ascii="宋体" w:eastAsia="宋体" w:hAnsi="宋体" w:hint="eastAsia"/>
          <w:sz w:val="24"/>
          <w:szCs w:val="24"/>
        </w:rPr>
        <w:t>入待实扣费</w:t>
      </w:r>
      <w:r w:rsidRPr="00BC77C5">
        <w:rPr>
          <w:rFonts w:ascii="宋体" w:eastAsia="宋体" w:hAnsi="宋体" w:hint="eastAsia"/>
          <w:sz w:val="24"/>
          <w:szCs w:val="24"/>
        </w:rPr>
        <w:t>清单功能。</w:t>
      </w:r>
    </w:p>
    <w:p w14:paraId="134428BA" w14:textId="77777777" w:rsidR="000779E0" w:rsidRPr="00673E06" w:rsidRDefault="000779E0" w:rsidP="000779E0">
      <w:pPr>
        <w:rPr>
          <w:rFonts w:ascii="宋体" w:eastAsia="宋体" w:hAnsi="宋体"/>
        </w:rPr>
      </w:pPr>
    </w:p>
    <w:p w14:paraId="38DB2B4E" w14:textId="48BE95FD" w:rsidR="000779E0" w:rsidRPr="00673E06" w:rsidRDefault="000779E0"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导入待</w:t>
      </w:r>
      <w:r w:rsidR="00DD2B14" w:rsidRPr="00673E06">
        <w:rPr>
          <w:rFonts w:ascii="宋体" w:eastAsia="宋体" w:hAnsi="宋体" w:hint="eastAsia"/>
          <w:b/>
          <w:sz w:val="22"/>
        </w:rPr>
        <w:t>实扣费</w:t>
      </w:r>
      <w:r w:rsidRPr="00673E06">
        <w:rPr>
          <w:rFonts w:ascii="宋体" w:eastAsia="宋体" w:hAnsi="宋体" w:hint="eastAsia"/>
          <w:b/>
          <w:sz w:val="22"/>
        </w:rPr>
        <w:t>清单功能</w:t>
      </w:r>
    </w:p>
    <w:p w14:paraId="70AF3103" w14:textId="2F2D4F12" w:rsidR="00865928" w:rsidRPr="00673E06" w:rsidRDefault="00865928" w:rsidP="00865928">
      <w:pPr>
        <w:pStyle w:val="a3"/>
        <w:ind w:left="425" w:rightChars="-500" w:right="-1050" w:firstLineChars="0" w:firstLine="0"/>
        <w:jc w:val="left"/>
        <w:rPr>
          <w:rFonts w:ascii="宋体" w:eastAsia="宋体" w:hAnsi="宋体"/>
          <w:sz w:val="22"/>
        </w:rPr>
      </w:pPr>
      <w:r w:rsidRPr="00673E06">
        <w:rPr>
          <w:rFonts w:ascii="宋体" w:eastAsia="宋体" w:hAnsi="宋体"/>
          <w:noProof/>
        </w:rPr>
        <w:drawing>
          <wp:inline distT="0" distB="0" distL="0" distR="0" wp14:anchorId="783F370F" wp14:editId="2F886ED1">
            <wp:extent cx="5274310" cy="13684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8425"/>
                    </a:xfrm>
                    <a:prstGeom prst="rect">
                      <a:avLst/>
                    </a:prstGeom>
                  </pic:spPr>
                </pic:pic>
              </a:graphicData>
            </a:graphic>
          </wp:inline>
        </w:drawing>
      </w:r>
    </w:p>
    <w:p w14:paraId="5C70253E" w14:textId="3FFD3A37"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5551AE16" w14:textId="697CB7CD"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提供选择文件功能，点击该按钮后默认展示指定目录的Excel格式文件；</w:t>
      </w:r>
      <w:r w:rsidRPr="00BC77C5">
        <w:rPr>
          <w:rFonts w:ascii="宋体" w:eastAsia="宋体" w:hAnsi="宋体"/>
          <w:sz w:val="24"/>
          <w:szCs w:val="24"/>
        </w:rPr>
        <w:t xml:space="preserve"> </w:t>
      </w:r>
    </w:p>
    <w:p w14:paraId="399077C8" w14:textId="77777777"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提供下载模板功能，点击下载Excel模板，包括字段有：所属商场、所属门店、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、计费账户类型、计费账户、计费项目、所属事业线、所属部门、</w:t>
      </w:r>
      <w:r w:rsidRPr="00BC77C5">
        <w:rPr>
          <w:rFonts w:ascii="宋体" w:eastAsia="宋体" w:hAnsi="宋体"/>
          <w:sz w:val="24"/>
          <w:szCs w:val="24"/>
        </w:rPr>
        <w:t>K3费用账户</w:t>
      </w:r>
      <w:r w:rsidRPr="00BC77C5">
        <w:rPr>
          <w:rFonts w:ascii="宋体" w:eastAsia="宋体" w:hAnsi="宋体" w:hint="eastAsia"/>
          <w:sz w:val="24"/>
          <w:szCs w:val="24"/>
        </w:rPr>
        <w:t>、费用清单类型、费用清单流水号、费用清单凭证号、费用清单产生日期、费用清单状态、金额；</w:t>
      </w:r>
    </w:p>
    <w:p w14:paraId="764FFBCF" w14:textId="77777777"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提供上传文件功能，点击后针对Excel记录进行逐条导入处理，处理逻辑如下：</w:t>
      </w:r>
    </w:p>
    <w:p w14:paraId="757C3154" w14:textId="144CE78F" w:rsidR="002C0C7D" w:rsidRPr="00673E06" w:rsidRDefault="00E85BA8" w:rsidP="00E85BA8">
      <w:pPr>
        <w:ind w:rightChars="-500" w:right="-1050"/>
        <w:jc w:val="left"/>
        <w:rPr>
          <w:rFonts w:ascii="宋体" w:eastAsia="宋体" w:hAnsi="宋体"/>
        </w:rPr>
      </w:pPr>
      <w:r w:rsidRPr="00673E06">
        <w:rPr>
          <w:rFonts w:ascii="宋体" w:eastAsia="宋体" w:hAnsi="宋体"/>
        </w:rPr>
        <w:object w:dxaOrig="4546" w:dyaOrig="10155" w14:anchorId="3A561ABF">
          <v:shape id="_x0000_i1036" type="#_x0000_t75" style="width:227.9pt;height:508.4pt" o:ole="">
            <v:imagedata r:id="rId43" o:title=""/>
          </v:shape>
          <o:OLEObject Type="Embed" ProgID="Visio.Drawing.15" ShapeID="_x0000_i1036" DrawAspect="Content" ObjectID="_1612944933" r:id="rId44"/>
        </w:object>
      </w:r>
    </w:p>
    <w:p w14:paraId="387D4A8B" w14:textId="408892E3"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Excel导入结果的汇总数据以文本形式呈现：“成功导入的</w:t>
      </w:r>
      <w:r w:rsidR="00865928" w:rsidRPr="00BC77C5">
        <w:rPr>
          <w:rFonts w:ascii="宋体" w:eastAsia="宋体" w:hAnsi="宋体" w:hint="eastAsia"/>
          <w:sz w:val="24"/>
          <w:szCs w:val="24"/>
        </w:rPr>
        <w:t>本地账户</w:t>
      </w:r>
      <w:r w:rsidRPr="00BC77C5">
        <w:rPr>
          <w:rFonts w:ascii="宋体" w:eastAsia="宋体" w:hAnsi="宋体" w:hint="eastAsia"/>
          <w:sz w:val="24"/>
          <w:szCs w:val="24"/>
        </w:rPr>
        <w:t>扣费记录数为：</w:t>
      </w:r>
      <w:r w:rsidRPr="00BC77C5">
        <w:rPr>
          <w:rFonts w:ascii="宋体" w:eastAsia="宋体" w:hAnsi="宋体"/>
          <w:sz w:val="24"/>
          <w:szCs w:val="24"/>
        </w:rPr>
        <w:t>X条，确认</w:t>
      </w:r>
      <w:r w:rsidR="00865928" w:rsidRPr="00BC77C5">
        <w:rPr>
          <w:rFonts w:ascii="宋体" w:eastAsia="宋体" w:hAnsi="宋体" w:hint="eastAsia"/>
          <w:sz w:val="24"/>
          <w:szCs w:val="24"/>
        </w:rPr>
        <w:t>本地账户扣费</w:t>
      </w:r>
      <w:r w:rsidRPr="00BC77C5">
        <w:rPr>
          <w:rFonts w:ascii="宋体" w:eastAsia="宋体" w:hAnsi="宋体"/>
          <w:sz w:val="24"/>
          <w:szCs w:val="24"/>
        </w:rPr>
        <w:t>总额为：XX元。导入失败的</w:t>
      </w:r>
      <w:r w:rsidR="00865928" w:rsidRPr="00BC77C5">
        <w:rPr>
          <w:rFonts w:ascii="宋体" w:eastAsia="宋体" w:hAnsi="宋体" w:hint="eastAsia"/>
          <w:sz w:val="24"/>
          <w:szCs w:val="24"/>
        </w:rPr>
        <w:t>本地账户扣费</w:t>
      </w:r>
      <w:r w:rsidRPr="00BC77C5">
        <w:rPr>
          <w:rFonts w:ascii="宋体" w:eastAsia="宋体" w:hAnsi="宋体"/>
          <w:sz w:val="24"/>
          <w:szCs w:val="24"/>
        </w:rPr>
        <w:t>记录为：X条，未确认</w:t>
      </w:r>
      <w:r w:rsidR="00865928" w:rsidRPr="00BC77C5">
        <w:rPr>
          <w:rFonts w:ascii="宋体" w:eastAsia="宋体" w:hAnsi="宋体" w:hint="eastAsia"/>
          <w:sz w:val="24"/>
          <w:szCs w:val="24"/>
        </w:rPr>
        <w:t>本地账户扣费</w:t>
      </w:r>
      <w:r w:rsidRPr="00BC77C5">
        <w:rPr>
          <w:rFonts w:ascii="宋体" w:eastAsia="宋体" w:hAnsi="宋体"/>
          <w:sz w:val="24"/>
          <w:szCs w:val="24"/>
        </w:rPr>
        <w:t>总额为：XX元。</w:t>
      </w:r>
      <w:r w:rsidRPr="00BC77C5">
        <w:rPr>
          <w:rFonts w:ascii="宋体" w:eastAsia="宋体" w:hAnsi="宋体" w:hint="eastAsia"/>
          <w:sz w:val="24"/>
          <w:szCs w:val="24"/>
        </w:rPr>
        <w:t>”；</w:t>
      </w:r>
    </w:p>
    <w:p w14:paraId="39A1870B" w14:textId="77777777"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Excel导入结果的明细记录，以列表形式呈现。列表字段包括有：</w:t>
      </w:r>
      <w:r w:rsidRPr="00BC77C5">
        <w:rPr>
          <w:rFonts w:ascii="宋体" w:eastAsia="宋体" w:hAnsi="宋体"/>
          <w:sz w:val="24"/>
          <w:szCs w:val="24"/>
        </w:rPr>
        <w:t>Excel行号</w:t>
      </w:r>
      <w:r w:rsidRPr="00BC77C5">
        <w:rPr>
          <w:rFonts w:ascii="宋体" w:eastAsia="宋体" w:hAnsi="宋体" w:hint="eastAsia"/>
          <w:sz w:val="24"/>
          <w:szCs w:val="24"/>
        </w:rPr>
        <w:t>、所属商场、所属门店、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、计费账户类型、计费账户、计费项目、费用清单类型、所属事业线、所属部门、</w:t>
      </w:r>
      <w:r w:rsidRPr="00BC77C5">
        <w:rPr>
          <w:rFonts w:ascii="宋体" w:eastAsia="宋体" w:hAnsi="宋体"/>
          <w:sz w:val="24"/>
          <w:szCs w:val="24"/>
        </w:rPr>
        <w:t>K3费用账户</w:t>
      </w:r>
      <w:r w:rsidRPr="00BC77C5">
        <w:rPr>
          <w:rFonts w:ascii="宋体" w:eastAsia="宋体" w:hAnsi="宋体" w:hint="eastAsia"/>
          <w:sz w:val="24"/>
          <w:szCs w:val="24"/>
        </w:rPr>
        <w:t>、费用清单流水号、费用清单凭证号、费用清单产生日期、费用清单金额、费用清单说明、导入结果、导入结果说明；</w:t>
      </w:r>
    </w:p>
    <w:p w14:paraId="04C694F4" w14:textId="77777777" w:rsidR="002C0C7D" w:rsidRPr="00BC77C5" w:rsidRDefault="002C0C7D" w:rsidP="0059677D">
      <w:pPr>
        <w:pStyle w:val="a3"/>
        <w:numPr>
          <w:ilvl w:val="0"/>
          <w:numId w:val="38"/>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针对Excel导入结果的明细记录，提供记录筛选；筛选条件包括有：全部、导入成功、导入失败；</w:t>
      </w:r>
    </w:p>
    <w:p w14:paraId="1093B11A" w14:textId="77777777" w:rsidR="000779E0" w:rsidRPr="00673E06" w:rsidRDefault="000779E0" w:rsidP="000779E0">
      <w:pPr>
        <w:widowControl/>
        <w:jc w:val="center"/>
        <w:rPr>
          <w:rFonts w:ascii="宋体" w:eastAsia="宋体" w:hAnsi="宋体"/>
        </w:rPr>
      </w:pPr>
    </w:p>
    <w:p w14:paraId="53736715" w14:textId="77777777" w:rsidR="00092C71" w:rsidRPr="00673E06" w:rsidRDefault="00092C71" w:rsidP="00092C71">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lastRenderedPageBreak/>
        <w:t>全集团账户信息查询功能</w:t>
      </w:r>
    </w:p>
    <w:p w14:paraId="0D467017" w14:textId="77777777" w:rsidR="00092C71" w:rsidRPr="00673E06" w:rsidRDefault="00092C71" w:rsidP="00092C71">
      <w:pPr>
        <w:rPr>
          <w:rFonts w:ascii="宋体" w:eastAsia="宋体" w:hAnsi="宋体"/>
        </w:rPr>
      </w:pPr>
      <w:r w:rsidRPr="00673E06">
        <w:rPr>
          <w:rFonts w:ascii="宋体" w:eastAsia="宋体" w:hAnsi="宋体"/>
          <w:noProof/>
        </w:rPr>
        <w:drawing>
          <wp:inline distT="0" distB="0" distL="0" distR="0" wp14:anchorId="7BCFB4DD" wp14:editId="6A5A6BEF">
            <wp:extent cx="5274310" cy="16846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84655"/>
                    </a:xfrm>
                    <a:prstGeom prst="rect">
                      <a:avLst/>
                    </a:prstGeom>
                  </pic:spPr>
                </pic:pic>
              </a:graphicData>
            </a:graphic>
          </wp:inline>
        </w:drawing>
      </w:r>
    </w:p>
    <w:p w14:paraId="6246E590"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54E1C2E4"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界面提供以下搜索条件对账号充值清单记录进行查询：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092C71" w:rsidRPr="00673E06" w14:paraId="79B66E43" w14:textId="77777777" w:rsidTr="00FB3D75">
        <w:tc>
          <w:tcPr>
            <w:tcW w:w="1617" w:type="dxa"/>
            <w:shd w:val="clear" w:color="auto" w:fill="8EAADB" w:themeFill="accent1" w:themeFillTint="99"/>
          </w:tcPr>
          <w:p w14:paraId="73FE8F26" w14:textId="77777777" w:rsidR="00092C71" w:rsidRPr="00673E06" w:rsidRDefault="00092C71" w:rsidP="00FB3D75">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07C69B58" w14:textId="77777777" w:rsidR="00092C71" w:rsidRPr="00673E06" w:rsidRDefault="00092C71" w:rsidP="00FB3D75">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6942403B" w14:textId="77777777" w:rsidR="00092C71" w:rsidRPr="00673E06" w:rsidRDefault="00092C71" w:rsidP="00FB3D75">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2DA6F94B" w14:textId="77777777" w:rsidR="00092C71" w:rsidRPr="00673E06" w:rsidRDefault="00092C71" w:rsidP="00FB3D75">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092C71" w:rsidRPr="00673E06" w14:paraId="5833C89B" w14:textId="77777777" w:rsidTr="00FB3D75">
        <w:tc>
          <w:tcPr>
            <w:tcW w:w="1617" w:type="dxa"/>
          </w:tcPr>
          <w:p w14:paraId="66B0ED22"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所属商场名称</w:t>
            </w:r>
          </w:p>
        </w:tc>
        <w:tc>
          <w:tcPr>
            <w:tcW w:w="1360" w:type="dxa"/>
          </w:tcPr>
          <w:p w14:paraId="2C8627AA"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1AC7754" w14:textId="77777777" w:rsidR="00092C71" w:rsidRPr="00673E06" w:rsidRDefault="00092C71" w:rsidP="00FB3D75">
            <w:pPr>
              <w:pStyle w:val="a3"/>
              <w:ind w:firstLineChars="0" w:firstLine="0"/>
              <w:jc w:val="left"/>
              <w:rPr>
                <w:rFonts w:ascii="宋体" w:eastAsia="宋体" w:hAnsi="宋体"/>
                <w:sz w:val="22"/>
              </w:rPr>
            </w:pPr>
          </w:p>
        </w:tc>
        <w:tc>
          <w:tcPr>
            <w:tcW w:w="2552" w:type="dxa"/>
          </w:tcPr>
          <w:p w14:paraId="406AB1CC"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092C71" w:rsidRPr="00673E06" w14:paraId="04B7416B" w14:textId="77777777" w:rsidTr="00FB3D75">
        <w:tc>
          <w:tcPr>
            <w:tcW w:w="1617" w:type="dxa"/>
          </w:tcPr>
          <w:p w14:paraId="55A3D8EB"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09C59DD2"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D442AB9" w14:textId="77777777" w:rsidR="00092C71" w:rsidRPr="00673E06" w:rsidRDefault="00092C71" w:rsidP="00FB3D75">
            <w:pPr>
              <w:pStyle w:val="a3"/>
              <w:ind w:firstLineChars="0" w:firstLine="0"/>
              <w:jc w:val="left"/>
              <w:rPr>
                <w:rFonts w:ascii="宋体" w:eastAsia="宋体" w:hAnsi="宋体"/>
                <w:sz w:val="22"/>
              </w:rPr>
            </w:pPr>
          </w:p>
        </w:tc>
        <w:tc>
          <w:tcPr>
            <w:tcW w:w="2552" w:type="dxa"/>
          </w:tcPr>
          <w:p w14:paraId="3B27E635"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092C71" w:rsidRPr="00673E06" w14:paraId="289C79CA" w14:textId="77777777" w:rsidTr="00FB3D75">
        <w:tc>
          <w:tcPr>
            <w:tcW w:w="1617" w:type="dxa"/>
          </w:tcPr>
          <w:p w14:paraId="05556843"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360" w:type="dxa"/>
          </w:tcPr>
          <w:p w14:paraId="388D8345"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27F1B8FF" w14:textId="77777777" w:rsidR="00092C71" w:rsidRPr="00673E06" w:rsidRDefault="00092C71" w:rsidP="00FB3D75">
            <w:pPr>
              <w:pStyle w:val="a3"/>
              <w:ind w:firstLineChars="0" w:firstLine="0"/>
              <w:jc w:val="left"/>
              <w:rPr>
                <w:rFonts w:ascii="宋体" w:eastAsia="宋体" w:hAnsi="宋体"/>
                <w:sz w:val="22"/>
              </w:rPr>
            </w:pPr>
          </w:p>
        </w:tc>
        <w:tc>
          <w:tcPr>
            <w:tcW w:w="2552" w:type="dxa"/>
          </w:tcPr>
          <w:p w14:paraId="7F52DAAF"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92C71" w:rsidRPr="00673E06" w14:paraId="0D886E7B" w14:textId="77777777" w:rsidTr="00FB3D75">
        <w:tc>
          <w:tcPr>
            <w:tcW w:w="1617" w:type="dxa"/>
          </w:tcPr>
          <w:p w14:paraId="15F90AEF"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0E25306B"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43BF3830" w14:textId="77777777" w:rsidR="00092C71" w:rsidRPr="00673E06" w:rsidRDefault="00092C71" w:rsidP="00FB3D75">
            <w:pPr>
              <w:pStyle w:val="a3"/>
              <w:ind w:firstLineChars="0" w:firstLine="0"/>
              <w:jc w:val="left"/>
              <w:rPr>
                <w:rFonts w:ascii="宋体" w:eastAsia="宋体" w:hAnsi="宋体"/>
                <w:sz w:val="22"/>
              </w:rPr>
            </w:pPr>
          </w:p>
        </w:tc>
        <w:tc>
          <w:tcPr>
            <w:tcW w:w="2552" w:type="dxa"/>
          </w:tcPr>
          <w:p w14:paraId="19DB4F93"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92C71" w:rsidRPr="00673E06" w14:paraId="287B0D06" w14:textId="77777777" w:rsidTr="00FB3D75">
        <w:tc>
          <w:tcPr>
            <w:tcW w:w="1617" w:type="dxa"/>
          </w:tcPr>
          <w:p w14:paraId="46032160"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360" w:type="dxa"/>
          </w:tcPr>
          <w:p w14:paraId="01243EAA"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6684AA9D"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全部、对应数据字典值</w:t>
            </w:r>
          </w:p>
        </w:tc>
        <w:tc>
          <w:tcPr>
            <w:tcW w:w="2552" w:type="dxa"/>
          </w:tcPr>
          <w:p w14:paraId="0A924559"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092C71" w:rsidRPr="00673E06" w14:paraId="7D35B3DA" w14:textId="77777777" w:rsidTr="00FB3D75">
        <w:tc>
          <w:tcPr>
            <w:tcW w:w="1617" w:type="dxa"/>
          </w:tcPr>
          <w:p w14:paraId="13AF60AC"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账户状态</w:t>
            </w:r>
          </w:p>
        </w:tc>
        <w:tc>
          <w:tcPr>
            <w:tcW w:w="1360" w:type="dxa"/>
          </w:tcPr>
          <w:p w14:paraId="4A1C5085"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3B49D456"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全部、启用、停用</w:t>
            </w:r>
          </w:p>
        </w:tc>
        <w:tc>
          <w:tcPr>
            <w:tcW w:w="2552" w:type="dxa"/>
          </w:tcPr>
          <w:p w14:paraId="1A63AECD"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092C71" w:rsidRPr="00673E06" w14:paraId="0BE01DD1" w14:textId="77777777" w:rsidTr="00FB3D75">
        <w:tc>
          <w:tcPr>
            <w:tcW w:w="1617" w:type="dxa"/>
          </w:tcPr>
          <w:p w14:paraId="1041BA0B"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448AF79C"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2249FDAE" w14:textId="77777777" w:rsidR="00092C71" w:rsidRPr="00673E06" w:rsidRDefault="00092C71" w:rsidP="00FB3D75">
            <w:pPr>
              <w:pStyle w:val="a3"/>
              <w:ind w:firstLineChars="0" w:firstLine="0"/>
              <w:jc w:val="left"/>
              <w:rPr>
                <w:rFonts w:ascii="宋体" w:eastAsia="宋体" w:hAnsi="宋体"/>
                <w:sz w:val="22"/>
              </w:rPr>
            </w:pPr>
          </w:p>
        </w:tc>
        <w:tc>
          <w:tcPr>
            <w:tcW w:w="2552" w:type="dxa"/>
          </w:tcPr>
          <w:p w14:paraId="0B95C62B"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092C71" w:rsidRPr="00673E06" w14:paraId="2EF43EA4" w14:textId="77777777" w:rsidTr="00FB3D75">
        <w:tc>
          <w:tcPr>
            <w:tcW w:w="1617" w:type="dxa"/>
          </w:tcPr>
          <w:p w14:paraId="2FE48543"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计费月份</w:t>
            </w:r>
          </w:p>
        </w:tc>
        <w:tc>
          <w:tcPr>
            <w:tcW w:w="1360" w:type="dxa"/>
          </w:tcPr>
          <w:p w14:paraId="6CD926DD"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日期下拉框</w:t>
            </w:r>
          </w:p>
        </w:tc>
        <w:tc>
          <w:tcPr>
            <w:tcW w:w="2835" w:type="dxa"/>
          </w:tcPr>
          <w:p w14:paraId="61B4F015"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按月选择</w:t>
            </w:r>
          </w:p>
        </w:tc>
        <w:tc>
          <w:tcPr>
            <w:tcW w:w="2552" w:type="dxa"/>
          </w:tcPr>
          <w:p w14:paraId="756B42F2" w14:textId="77777777" w:rsidR="00092C71" w:rsidRPr="00EF774F" w:rsidRDefault="00092C71" w:rsidP="00FB3D75">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服务器当前余额份</w:t>
            </w:r>
          </w:p>
        </w:tc>
      </w:tr>
    </w:tbl>
    <w:p w14:paraId="6B13F5D0"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查询结果以列表形式展示，展示字段包括有：操作、所属商场、所属门店、MTDS账号姓名、MTDS账号、已开通计费项目、计费账户类型、计费账户、【计费月份】消费金额、账户当前余额、账户当前</w:t>
      </w:r>
      <w:proofErr w:type="gramStart"/>
      <w:r w:rsidRPr="00BC77C5">
        <w:rPr>
          <w:rFonts w:ascii="宋体" w:eastAsia="宋体" w:hAnsi="宋体" w:hint="eastAsia"/>
          <w:sz w:val="24"/>
          <w:szCs w:val="24"/>
        </w:rPr>
        <w:t>已预占金额</w:t>
      </w:r>
      <w:proofErr w:type="gramEnd"/>
      <w:r w:rsidRPr="00BC77C5">
        <w:rPr>
          <w:rFonts w:ascii="宋体" w:eastAsia="宋体" w:hAnsi="宋体" w:hint="eastAsia"/>
          <w:sz w:val="24"/>
          <w:szCs w:val="24"/>
        </w:rPr>
        <w:t>、账户当前可用余额、账户状态；</w:t>
      </w:r>
    </w:p>
    <w:p w14:paraId="77CA1D67"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根据账户状态不同，展示差异化的操作按钮：</w:t>
      </w:r>
    </w:p>
    <w:tbl>
      <w:tblPr>
        <w:tblStyle w:val="a9"/>
        <w:tblW w:w="0" w:type="auto"/>
        <w:tblInd w:w="1745" w:type="dxa"/>
        <w:tblLook w:val="04A0" w:firstRow="1" w:lastRow="0" w:firstColumn="1" w:lastColumn="0" w:noHBand="0" w:noVBand="1"/>
      </w:tblPr>
      <w:tblGrid>
        <w:gridCol w:w="2101"/>
        <w:gridCol w:w="2348"/>
        <w:gridCol w:w="2102"/>
      </w:tblGrid>
      <w:tr w:rsidR="00092C71" w:rsidRPr="00673E06" w14:paraId="44F84A5E" w14:textId="77777777" w:rsidTr="00FB3D75">
        <w:tc>
          <w:tcPr>
            <w:tcW w:w="2765" w:type="dxa"/>
          </w:tcPr>
          <w:p w14:paraId="1FD6E78A"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账户状态</w:t>
            </w:r>
          </w:p>
        </w:tc>
        <w:tc>
          <w:tcPr>
            <w:tcW w:w="2765" w:type="dxa"/>
          </w:tcPr>
          <w:p w14:paraId="127D5AFF"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停用账户按钮</w:t>
            </w:r>
          </w:p>
        </w:tc>
        <w:tc>
          <w:tcPr>
            <w:tcW w:w="2766" w:type="dxa"/>
          </w:tcPr>
          <w:p w14:paraId="6E18B583"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退还余额按钮</w:t>
            </w:r>
          </w:p>
        </w:tc>
      </w:tr>
      <w:tr w:rsidR="00092C71" w:rsidRPr="00673E06" w14:paraId="3836B157" w14:textId="77777777" w:rsidTr="00FB3D75">
        <w:tc>
          <w:tcPr>
            <w:tcW w:w="2765" w:type="dxa"/>
          </w:tcPr>
          <w:p w14:paraId="0449C1A8"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已启用</w:t>
            </w:r>
          </w:p>
        </w:tc>
        <w:tc>
          <w:tcPr>
            <w:tcW w:w="2765" w:type="dxa"/>
          </w:tcPr>
          <w:p w14:paraId="1C9704C7" w14:textId="77777777" w:rsidR="00092C71" w:rsidRPr="00673E06" w:rsidRDefault="00092C71" w:rsidP="00FB3D75">
            <w:pPr>
              <w:pStyle w:val="a3"/>
              <w:ind w:leftChars="97" w:left="204" w:rightChars="-500" w:right="-1050" w:firstLineChars="300" w:firstLine="660"/>
              <w:jc w:val="left"/>
              <w:rPr>
                <w:rFonts w:ascii="宋体" w:eastAsia="宋体" w:hAnsi="宋体"/>
                <w:sz w:val="22"/>
              </w:rPr>
            </w:pPr>
            <w:r w:rsidRPr="00673E06">
              <w:rPr>
                <w:rFonts w:ascii="宋体" w:eastAsia="宋体" w:hAnsi="宋体" w:hint="eastAsia"/>
                <w:sz w:val="22"/>
              </w:rPr>
              <w:t>√</w:t>
            </w:r>
          </w:p>
        </w:tc>
        <w:tc>
          <w:tcPr>
            <w:tcW w:w="2766" w:type="dxa"/>
          </w:tcPr>
          <w:p w14:paraId="689F095A"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w:t>
            </w:r>
          </w:p>
        </w:tc>
      </w:tr>
      <w:tr w:rsidR="00092C71" w:rsidRPr="00673E06" w14:paraId="13F238ED" w14:textId="77777777" w:rsidTr="00FB3D75">
        <w:tc>
          <w:tcPr>
            <w:tcW w:w="2765" w:type="dxa"/>
          </w:tcPr>
          <w:p w14:paraId="253E22CF"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已停用</w:t>
            </w:r>
          </w:p>
        </w:tc>
        <w:tc>
          <w:tcPr>
            <w:tcW w:w="2765" w:type="dxa"/>
          </w:tcPr>
          <w:p w14:paraId="5BCA2E9F" w14:textId="77777777" w:rsidR="00092C71" w:rsidRPr="00673E06" w:rsidRDefault="00092C71" w:rsidP="00FB3D75">
            <w:pPr>
              <w:pStyle w:val="a3"/>
              <w:ind w:rightChars="-500" w:right="-1050" w:firstLineChars="0" w:firstLine="0"/>
              <w:jc w:val="left"/>
              <w:rPr>
                <w:rFonts w:ascii="宋体" w:eastAsia="宋体" w:hAnsi="宋体"/>
                <w:sz w:val="22"/>
              </w:rPr>
            </w:pPr>
          </w:p>
        </w:tc>
        <w:tc>
          <w:tcPr>
            <w:tcW w:w="2766" w:type="dxa"/>
          </w:tcPr>
          <w:p w14:paraId="766B7847"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w:t>
            </w:r>
          </w:p>
        </w:tc>
      </w:tr>
    </w:tbl>
    <w:p w14:paraId="4E7E9CC3"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点击（批量）停用账户按钮，提示用户：“请确认是否停用已选的计费账户，停用后的计费账户将无法恢复，请确认！”，根据用户选择结果，将对应计费账户状态置为已停用；</w:t>
      </w:r>
    </w:p>
    <w:p w14:paraId="6A50B550"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点击（批量）退还余额按钮，跳转至退还账户余额</w:t>
      </w:r>
      <w:r w:rsidRPr="00BC77C5">
        <w:rPr>
          <w:rFonts w:ascii="宋体" w:eastAsia="宋体" w:hAnsi="宋体"/>
          <w:sz w:val="24"/>
          <w:szCs w:val="24"/>
        </w:rPr>
        <w:t>K3账户选择</w:t>
      </w:r>
      <w:r w:rsidRPr="00BC77C5">
        <w:rPr>
          <w:rFonts w:ascii="宋体" w:eastAsia="宋体" w:hAnsi="宋体" w:hint="eastAsia"/>
          <w:sz w:val="24"/>
          <w:szCs w:val="24"/>
        </w:rPr>
        <w:t>功能。</w:t>
      </w:r>
    </w:p>
    <w:p w14:paraId="35489B0D" w14:textId="77777777" w:rsidR="00092C71" w:rsidRPr="00BC77C5" w:rsidRDefault="00092C71" w:rsidP="00092C71">
      <w:pPr>
        <w:pStyle w:val="a3"/>
        <w:numPr>
          <w:ilvl w:val="0"/>
          <w:numId w:val="39"/>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点击下载按钮，下载满足当前搜索条件的所有账户记录，下载Excel模板与页面列表字段一致。</w:t>
      </w:r>
    </w:p>
    <w:p w14:paraId="3D710529" w14:textId="77777777" w:rsidR="00092C71" w:rsidRPr="00673E06" w:rsidRDefault="00092C71" w:rsidP="00092C71">
      <w:pPr>
        <w:pStyle w:val="a3"/>
        <w:numPr>
          <w:ilvl w:val="4"/>
          <w:numId w:val="1"/>
        </w:numPr>
        <w:ind w:firstLineChars="0" w:firstLine="709"/>
        <w:jc w:val="left"/>
        <w:outlineLvl w:val="4"/>
        <w:rPr>
          <w:rFonts w:ascii="宋体" w:eastAsia="宋体" w:hAnsi="宋体"/>
          <w:b/>
          <w:sz w:val="28"/>
        </w:rPr>
      </w:pPr>
      <w:r w:rsidRPr="00673E06">
        <w:rPr>
          <w:rFonts w:ascii="宋体" w:eastAsia="宋体" w:hAnsi="宋体" w:hint="eastAsia"/>
          <w:b/>
          <w:sz w:val="22"/>
        </w:rPr>
        <w:lastRenderedPageBreak/>
        <w:t>退还账户余额</w:t>
      </w:r>
      <w:r w:rsidRPr="00673E06">
        <w:rPr>
          <w:rFonts w:ascii="宋体" w:eastAsia="宋体" w:hAnsi="宋体"/>
          <w:b/>
          <w:sz w:val="22"/>
        </w:rPr>
        <w:t>K3账户选择</w:t>
      </w:r>
      <w:r w:rsidRPr="00673E06">
        <w:rPr>
          <w:rFonts w:ascii="宋体" w:eastAsia="宋体" w:hAnsi="宋体" w:hint="eastAsia"/>
          <w:b/>
          <w:sz w:val="22"/>
        </w:rPr>
        <w:t>功能</w:t>
      </w:r>
      <w:r w:rsidRPr="00673E06">
        <w:rPr>
          <w:rFonts w:ascii="宋体" w:eastAsia="宋体" w:hAnsi="宋体"/>
          <w:noProof/>
        </w:rPr>
        <w:drawing>
          <wp:inline distT="0" distB="0" distL="0" distR="0" wp14:anchorId="29EB8E29" wp14:editId="4CB988AB">
            <wp:extent cx="5274310" cy="2225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5040"/>
                    </a:xfrm>
                    <a:prstGeom prst="rect">
                      <a:avLst/>
                    </a:prstGeom>
                  </pic:spPr>
                </pic:pic>
              </a:graphicData>
            </a:graphic>
          </wp:inline>
        </w:drawing>
      </w:r>
    </w:p>
    <w:p w14:paraId="33DFBBA7" w14:textId="77777777" w:rsidR="00092C71" w:rsidRPr="00BC77C5" w:rsidRDefault="00092C71" w:rsidP="00092C71">
      <w:pPr>
        <w:pStyle w:val="a3"/>
        <w:numPr>
          <w:ilvl w:val="0"/>
          <w:numId w:val="40"/>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根据已选择的需要退费的账户信息，初始化K</w:t>
      </w:r>
      <w:r w:rsidRPr="00BC77C5">
        <w:rPr>
          <w:rFonts w:ascii="宋体" w:eastAsia="宋体" w:hAnsi="宋体"/>
          <w:sz w:val="24"/>
          <w:szCs w:val="24"/>
        </w:rPr>
        <w:t>3</w:t>
      </w:r>
      <w:r w:rsidRPr="00BC77C5">
        <w:rPr>
          <w:rFonts w:ascii="宋体" w:eastAsia="宋体" w:hAnsi="宋体" w:hint="eastAsia"/>
          <w:sz w:val="24"/>
          <w:szCs w:val="24"/>
        </w:rPr>
        <w:t>账户选择界面的本地账户信息；</w:t>
      </w:r>
    </w:p>
    <w:p w14:paraId="292ED3A1" w14:textId="77777777" w:rsidR="00092C71" w:rsidRPr="00BC77C5" w:rsidRDefault="00092C71" w:rsidP="00092C71">
      <w:pPr>
        <w:pStyle w:val="a3"/>
        <w:numPr>
          <w:ilvl w:val="0"/>
          <w:numId w:val="40"/>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根据商场编码信息，初始化可选择的K</w:t>
      </w:r>
      <w:r w:rsidRPr="00BC77C5">
        <w:rPr>
          <w:rFonts w:ascii="宋体" w:eastAsia="宋体" w:hAnsi="宋体"/>
          <w:sz w:val="24"/>
          <w:szCs w:val="24"/>
        </w:rPr>
        <w:t>3</w:t>
      </w:r>
      <w:r w:rsidRPr="00BC77C5">
        <w:rPr>
          <w:rFonts w:ascii="宋体" w:eastAsia="宋体" w:hAnsi="宋体" w:hint="eastAsia"/>
          <w:sz w:val="24"/>
          <w:szCs w:val="24"/>
        </w:rPr>
        <w:t>账户信息；</w:t>
      </w:r>
    </w:p>
    <w:p w14:paraId="047998CA" w14:textId="77777777" w:rsidR="00092C71" w:rsidRPr="00BC77C5" w:rsidRDefault="00092C71" w:rsidP="00092C71">
      <w:pPr>
        <w:pStyle w:val="a3"/>
        <w:numPr>
          <w:ilvl w:val="0"/>
          <w:numId w:val="40"/>
        </w:numPr>
        <w:ind w:rightChars="-500" w:right="-1050" w:firstLineChars="0"/>
        <w:jc w:val="left"/>
        <w:rPr>
          <w:rFonts w:ascii="宋体" w:eastAsia="宋体" w:hAnsi="宋体"/>
          <w:sz w:val="24"/>
          <w:szCs w:val="24"/>
        </w:rPr>
      </w:pPr>
      <w:r w:rsidRPr="00BC77C5">
        <w:rPr>
          <w:rFonts w:ascii="宋体" w:eastAsia="宋体" w:hAnsi="宋体" w:hint="eastAsia"/>
          <w:sz w:val="24"/>
          <w:szCs w:val="24"/>
        </w:rPr>
        <w:t>点击确认按钮，生成对应的账户余额退还待确认清单，清单字段要求如下：</w:t>
      </w:r>
    </w:p>
    <w:tbl>
      <w:tblPr>
        <w:tblStyle w:val="a9"/>
        <w:tblW w:w="7606" w:type="dxa"/>
        <w:tblInd w:w="1745" w:type="dxa"/>
        <w:tblLook w:val="04A0" w:firstRow="1" w:lastRow="0" w:firstColumn="1" w:lastColumn="0" w:noHBand="0" w:noVBand="1"/>
      </w:tblPr>
      <w:tblGrid>
        <w:gridCol w:w="2244"/>
        <w:gridCol w:w="5362"/>
      </w:tblGrid>
      <w:tr w:rsidR="00092C71" w:rsidRPr="00673E06" w14:paraId="62D74B20" w14:textId="77777777" w:rsidTr="00FB3D75">
        <w:tc>
          <w:tcPr>
            <w:tcW w:w="2244" w:type="dxa"/>
            <w:shd w:val="clear" w:color="auto" w:fill="D9E2F3" w:themeFill="accent1" w:themeFillTint="33"/>
          </w:tcPr>
          <w:p w14:paraId="47E733EE" w14:textId="77777777" w:rsidR="00092C71" w:rsidRPr="00673E06" w:rsidRDefault="00092C71" w:rsidP="00FB3D75">
            <w:pPr>
              <w:jc w:val="center"/>
              <w:rPr>
                <w:rFonts w:ascii="宋体" w:eastAsia="宋体" w:hAnsi="宋体"/>
                <w:b/>
                <w:sz w:val="22"/>
              </w:rPr>
            </w:pPr>
            <w:r w:rsidRPr="00673E06">
              <w:rPr>
                <w:rFonts w:ascii="宋体" w:eastAsia="宋体" w:hAnsi="宋体" w:hint="eastAsia"/>
                <w:b/>
                <w:sz w:val="22"/>
              </w:rPr>
              <w:t>字段名</w:t>
            </w:r>
          </w:p>
        </w:tc>
        <w:tc>
          <w:tcPr>
            <w:tcW w:w="5362" w:type="dxa"/>
            <w:shd w:val="clear" w:color="auto" w:fill="D9E2F3" w:themeFill="accent1" w:themeFillTint="33"/>
          </w:tcPr>
          <w:p w14:paraId="0BC0144B" w14:textId="77777777" w:rsidR="00092C71" w:rsidRPr="00673E06" w:rsidRDefault="00092C71" w:rsidP="00FB3D75">
            <w:pPr>
              <w:jc w:val="center"/>
              <w:rPr>
                <w:rFonts w:ascii="宋体" w:eastAsia="宋体" w:hAnsi="宋体"/>
                <w:b/>
                <w:sz w:val="22"/>
              </w:rPr>
            </w:pPr>
            <w:r w:rsidRPr="00673E06">
              <w:rPr>
                <w:rFonts w:ascii="宋体" w:eastAsia="宋体" w:hAnsi="宋体" w:hint="eastAsia"/>
                <w:b/>
                <w:sz w:val="22"/>
              </w:rPr>
              <w:t>字段值</w:t>
            </w:r>
          </w:p>
        </w:tc>
      </w:tr>
      <w:tr w:rsidR="00092C71" w:rsidRPr="00673E06" w14:paraId="602E77D7" w14:textId="77777777" w:rsidTr="00FB3D75">
        <w:tc>
          <w:tcPr>
            <w:tcW w:w="2244" w:type="dxa"/>
          </w:tcPr>
          <w:p w14:paraId="7869E835"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所属商场名称</w:t>
            </w:r>
          </w:p>
        </w:tc>
        <w:tc>
          <w:tcPr>
            <w:tcW w:w="5362" w:type="dxa"/>
          </w:tcPr>
          <w:p w14:paraId="11FE3470"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3F06EC92" w14:textId="77777777" w:rsidTr="00FB3D75">
        <w:tc>
          <w:tcPr>
            <w:tcW w:w="2244" w:type="dxa"/>
          </w:tcPr>
          <w:p w14:paraId="71B8540F"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所属商场编码</w:t>
            </w:r>
          </w:p>
        </w:tc>
        <w:tc>
          <w:tcPr>
            <w:tcW w:w="5362" w:type="dxa"/>
          </w:tcPr>
          <w:p w14:paraId="477DC54D"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1D380D5C" w14:textId="77777777" w:rsidTr="00FB3D75">
        <w:tc>
          <w:tcPr>
            <w:tcW w:w="2244" w:type="dxa"/>
          </w:tcPr>
          <w:p w14:paraId="07AE6F77"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MTDS账号</w:t>
            </w:r>
          </w:p>
        </w:tc>
        <w:tc>
          <w:tcPr>
            <w:tcW w:w="5362" w:type="dxa"/>
          </w:tcPr>
          <w:p w14:paraId="49F6D437"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078F5F92" w14:textId="77777777" w:rsidTr="00FB3D75">
        <w:tc>
          <w:tcPr>
            <w:tcW w:w="2244" w:type="dxa"/>
          </w:tcPr>
          <w:p w14:paraId="0A6551ED"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MTDS账号姓名</w:t>
            </w:r>
          </w:p>
        </w:tc>
        <w:tc>
          <w:tcPr>
            <w:tcW w:w="5362" w:type="dxa"/>
          </w:tcPr>
          <w:p w14:paraId="6C0499DB"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0CA3EBD6" w14:textId="77777777" w:rsidTr="00FB3D75">
        <w:tc>
          <w:tcPr>
            <w:tcW w:w="2244" w:type="dxa"/>
          </w:tcPr>
          <w:p w14:paraId="22522501"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计费账户类型</w:t>
            </w:r>
          </w:p>
        </w:tc>
        <w:tc>
          <w:tcPr>
            <w:tcW w:w="5362" w:type="dxa"/>
          </w:tcPr>
          <w:p w14:paraId="44625D59"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543FB55E" w14:textId="77777777" w:rsidTr="00FB3D75">
        <w:tc>
          <w:tcPr>
            <w:tcW w:w="2244" w:type="dxa"/>
          </w:tcPr>
          <w:p w14:paraId="079B35AE"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计费账户</w:t>
            </w:r>
          </w:p>
        </w:tc>
        <w:tc>
          <w:tcPr>
            <w:tcW w:w="5362" w:type="dxa"/>
          </w:tcPr>
          <w:p w14:paraId="68670BE1"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11B8820D" w14:textId="77777777" w:rsidTr="00FB3D75">
        <w:tc>
          <w:tcPr>
            <w:tcW w:w="2244" w:type="dxa"/>
          </w:tcPr>
          <w:p w14:paraId="2B1DAFF1"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账户当前余额</w:t>
            </w:r>
          </w:p>
        </w:tc>
        <w:tc>
          <w:tcPr>
            <w:tcW w:w="5362" w:type="dxa"/>
          </w:tcPr>
          <w:p w14:paraId="2CF36D65"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2930F29D" w14:textId="77777777" w:rsidTr="00FB3D75">
        <w:tc>
          <w:tcPr>
            <w:tcW w:w="2244" w:type="dxa"/>
          </w:tcPr>
          <w:p w14:paraId="6E61F5B3"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账户已</w:t>
            </w:r>
            <w:proofErr w:type="gramStart"/>
            <w:r w:rsidRPr="00673E06">
              <w:rPr>
                <w:rFonts w:ascii="宋体" w:eastAsia="宋体" w:hAnsi="宋体" w:hint="eastAsia"/>
                <w:sz w:val="22"/>
              </w:rPr>
              <w:t>预占金额</w:t>
            </w:r>
            <w:proofErr w:type="gramEnd"/>
          </w:p>
        </w:tc>
        <w:tc>
          <w:tcPr>
            <w:tcW w:w="5362" w:type="dxa"/>
          </w:tcPr>
          <w:p w14:paraId="3F1BD115"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72394A91" w14:textId="77777777" w:rsidTr="00FB3D75">
        <w:tc>
          <w:tcPr>
            <w:tcW w:w="2244" w:type="dxa"/>
          </w:tcPr>
          <w:p w14:paraId="55D83EA9"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本次账户退还金额</w:t>
            </w:r>
          </w:p>
        </w:tc>
        <w:tc>
          <w:tcPr>
            <w:tcW w:w="5362" w:type="dxa"/>
          </w:tcPr>
          <w:p w14:paraId="63E8BA20"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本次账户退还金额=账户当前余额-账户已</w:t>
            </w:r>
            <w:proofErr w:type="gramStart"/>
            <w:r w:rsidRPr="00673E06">
              <w:rPr>
                <w:rFonts w:ascii="宋体" w:eastAsia="宋体" w:hAnsi="宋体" w:hint="eastAsia"/>
                <w:sz w:val="22"/>
              </w:rPr>
              <w:t>预占金额</w:t>
            </w:r>
            <w:proofErr w:type="gramEnd"/>
          </w:p>
        </w:tc>
      </w:tr>
      <w:tr w:rsidR="00092C71" w:rsidRPr="00673E06" w14:paraId="58BC0C80" w14:textId="77777777" w:rsidTr="00FB3D75">
        <w:tc>
          <w:tcPr>
            <w:tcW w:w="2244" w:type="dxa"/>
          </w:tcPr>
          <w:p w14:paraId="1AEEA0ED"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退还到的K</w:t>
            </w:r>
            <w:r w:rsidRPr="00673E06">
              <w:rPr>
                <w:rFonts w:ascii="宋体" w:eastAsia="宋体" w:hAnsi="宋体"/>
                <w:sz w:val="22"/>
              </w:rPr>
              <w:t>3</w:t>
            </w:r>
            <w:r w:rsidRPr="00673E06">
              <w:rPr>
                <w:rFonts w:ascii="宋体" w:eastAsia="宋体" w:hAnsi="宋体" w:hint="eastAsia"/>
                <w:sz w:val="22"/>
              </w:rPr>
              <w:t>账户</w:t>
            </w:r>
          </w:p>
        </w:tc>
        <w:tc>
          <w:tcPr>
            <w:tcW w:w="5362" w:type="dxa"/>
          </w:tcPr>
          <w:p w14:paraId="4FA06E80" w14:textId="77777777" w:rsidR="00092C71" w:rsidRPr="00673E06" w:rsidRDefault="00092C71" w:rsidP="00FB3D75">
            <w:pPr>
              <w:pStyle w:val="a3"/>
              <w:ind w:rightChars="-500" w:right="-1050" w:firstLineChars="0" w:firstLine="0"/>
              <w:jc w:val="left"/>
              <w:rPr>
                <w:rFonts w:ascii="宋体" w:eastAsia="宋体" w:hAnsi="宋体"/>
                <w:sz w:val="22"/>
              </w:rPr>
            </w:pPr>
          </w:p>
        </w:tc>
      </w:tr>
      <w:tr w:rsidR="00092C71" w:rsidRPr="00673E06" w14:paraId="159961A0" w14:textId="77777777" w:rsidTr="00FB3D75">
        <w:tc>
          <w:tcPr>
            <w:tcW w:w="2244" w:type="dxa"/>
          </w:tcPr>
          <w:p w14:paraId="413868D6"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清单处理状态</w:t>
            </w:r>
          </w:p>
        </w:tc>
        <w:tc>
          <w:tcPr>
            <w:tcW w:w="5362" w:type="dxa"/>
          </w:tcPr>
          <w:p w14:paraId="2C1AA785" w14:textId="77777777" w:rsidR="00092C71" w:rsidRPr="00673E06" w:rsidRDefault="00092C71" w:rsidP="00FB3D75">
            <w:pPr>
              <w:pStyle w:val="a3"/>
              <w:ind w:rightChars="-500" w:right="-1050" w:firstLineChars="0" w:firstLine="0"/>
              <w:jc w:val="left"/>
              <w:rPr>
                <w:rFonts w:ascii="宋体" w:eastAsia="宋体" w:hAnsi="宋体"/>
                <w:sz w:val="22"/>
              </w:rPr>
            </w:pPr>
            <w:r w:rsidRPr="00673E06">
              <w:rPr>
                <w:rFonts w:ascii="宋体" w:eastAsia="宋体" w:hAnsi="宋体" w:hint="eastAsia"/>
                <w:sz w:val="22"/>
              </w:rPr>
              <w:t>待确认退费</w:t>
            </w:r>
          </w:p>
        </w:tc>
      </w:tr>
    </w:tbl>
    <w:p w14:paraId="3842F577" w14:textId="77777777" w:rsidR="00092C71" w:rsidRPr="00673E06" w:rsidRDefault="00092C71" w:rsidP="00092C71">
      <w:pPr>
        <w:pStyle w:val="a3"/>
        <w:ind w:left="1745" w:rightChars="-500" w:right="-1050" w:firstLineChars="0" w:firstLine="0"/>
        <w:jc w:val="left"/>
        <w:rPr>
          <w:rFonts w:ascii="宋体" w:eastAsia="宋体" w:hAnsi="宋体"/>
          <w:sz w:val="22"/>
        </w:rPr>
      </w:pPr>
    </w:p>
    <w:p w14:paraId="5AC4CD80" w14:textId="7B122481" w:rsidR="00AD07F1" w:rsidRPr="00673E06" w:rsidRDefault="009543B5"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全</w:t>
      </w:r>
      <w:proofErr w:type="gramStart"/>
      <w:r w:rsidRPr="00673E06">
        <w:rPr>
          <w:rFonts w:ascii="宋体" w:eastAsia="宋体" w:hAnsi="宋体" w:hint="eastAsia"/>
          <w:b/>
          <w:sz w:val="28"/>
        </w:rPr>
        <w:t>集团</w:t>
      </w:r>
      <w:r w:rsidR="00347A43" w:rsidRPr="00673E06">
        <w:rPr>
          <w:rFonts w:ascii="宋体" w:eastAsia="宋体" w:hAnsi="宋体" w:hint="eastAsia"/>
          <w:b/>
          <w:sz w:val="28"/>
        </w:rPr>
        <w:t>本地</w:t>
      </w:r>
      <w:proofErr w:type="gramEnd"/>
      <w:r w:rsidR="00347A43" w:rsidRPr="00673E06">
        <w:rPr>
          <w:rFonts w:ascii="宋体" w:eastAsia="宋体" w:hAnsi="宋体" w:hint="eastAsia"/>
          <w:b/>
          <w:sz w:val="28"/>
        </w:rPr>
        <w:t>账户</w:t>
      </w:r>
      <w:r w:rsidR="00AD07F1" w:rsidRPr="00673E06">
        <w:rPr>
          <w:rFonts w:ascii="宋体" w:eastAsia="宋体" w:hAnsi="宋体" w:hint="eastAsia"/>
          <w:b/>
          <w:sz w:val="28"/>
        </w:rPr>
        <w:t>退费清单管理</w:t>
      </w:r>
      <w:r w:rsidR="00982682" w:rsidRPr="00673E06">
        <w:rPr>
          <w:rFonts w:ascii="宋体" w:eastAsia="宋体" w:hAnsi="宋体" w:hint="eastAsia"/>
          <w:b/>
          <w:sz w:val="28"/>
        </w:rPr>
        <w:t>功能</w:t>
      </w:r>
    </w:p>
    <w:p w14:paraId="72C08B38" w14:textId="053F2714" w:rsidR="00982682" w:rsidRPr="00673E06" w:rsidRDefault="00D51A7B" w:rsidP="00982682">
      <w:pPr>
        <w:rPr>
          <w:rFonts w:ascii="宋体" w:eastAsia="宋体" w:hAnsi="宋体"/>
        </w:rPr>
      </w:pPr>
      <w:r>
        <w:rPr>
          <w:noProof/>
        </w:rPr>
        <w:lastRenderedPageBreak/>
        <w:drawing>
          <wp:inline distT="0" distB="0" distL="0" distR="0" wp14:anchorId="62CADE7D" wp14:editId="10529159">
            <wp:extent cx="5274310" cy="2007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7235"/>
                    </a:xfrm>
                    <a:prstGeom prst="rect">
                      <a:avLst/>
                    </a:prstGeom>
                  </pic:spPr>
                </pic:pic>
              </a:graphicData>
            </a:graphic>
          </wp:inline>
        </w:drawing>
      </w:r>
    </w:p>
    <w:p w14:paraId="7910A937" w14:textId="77777777" w:rsidR="007C5CA0" w:rsidRPr="00BC77C5" w:rsidRDefault="007C5CA0"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0F388C68" w14:textId="77777777" w:rsidR="007C5CA0" w:rsidRPr="00BC77C5" w:rsidRDefault="007C5CA0"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t>界面提供以下搜索条件对账号费用清单记录进行查询：</w:t>
      </w:r>
    </w:p>
    <w:tbl>
      <w:tblPr>
        <w:tblStyle w:val="a9"/>
        <w:tblW w:w="8364" w:type="dxa"/>
        <w:tblInd w:w="-5" w:type="dxa"/>
        <w:tblLook w:val="04A0" w:firstRow="1" w:lastRow="0" w:firstColumn="1" w:lastColumn="0" w:noHBand="0" w:noVBand="1"/>
      </w:tblPr>
      <w:tblGrid>
        <w:gridCol w:w="1617"/>
        <w:gridCol w:w="1360"/>
        <w:gridCol w:w="2835"/>
        <w:gridCol w:w="2552"/>
      </w:tblGrid>
      <w:tr w:rsidR="007C5CA0" w:rsidRPr="00673E06" w14:paraId="72C4EF53" w14:textId="77777777" w:rsidTr="00D36EC2">
        <w:tc>
          <w:tcPr>
            <w:tcW w:w="1617" w:type="dxa"/>
            <w:shd w:val="clear" w:color="auto" w:fill="8EAADB" w:themeFill="accent1" w:themeFillTint="99"/>
          </w:tcPr>
          <w:p w14:paraId="076F3B24" w14:textId="77777777" w:rsidR="007C5CA0" w:rsidRPr="00673E06" w:rsidRDefault="007C5CA0"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搜索条件名称</w:t>
            </w:r>
          </w:p>
        </w:tc>
        <w:tc>
          <w:tcPr>
            <w:tcW w:w="1360" w:type="dxa"/>
            <w:shd w:val="clear" w:color="auto" w:fill="8EAADB" w:themeFill="accent1" w:themeFillTint="99"/>
          </w:tcPr>
          <w:p w14:paraId="513C80E2" w14:textId="77777777" w:rsidR="007C5CA0" w:rsidRPr="00673E06" w:rsidRDefault="007C5CA0" w:rsidP="00D36EC2">
            <w:pPr>
              <w:pStyle w:val="a3"/>
              <w:ind w:firstLineChars="0" w:firstLine="0"/>
              <w:jc w:val="center"/>
              <w:rPr>
                <w:rFonts w:ascii="宋体" w:eastAsia="宋体" w:hAnsi="宋体"/>
                <w:b/>
                <w:sz w:val="22"/>
              </w:rPr>
            </w:pPr>
            <w:r w:rsidRPr="00673E06">
              <w:rPr>
                <w:rFonts w:ascii="宋体" w:eastAsia="宋体" w:hAnsi="宋体" w:hint="eastAsia"/>
                <w:b/>
                <w:sz w:val="22"/>
              </w:rPr>
              <w:t>搜索条件</w:t>
            </w:r>
            <w:proofErr w:type="gramStart"/>
            <w:r w:rsidRPr="00673E06">
              <w:rPr>
                <w:rFonts w:ascii="宋体" w:eastAsia="宋体" w:hAnsi="宋体" w:hint="eastAsia"/>
                <w:b/>
                <w:sz w:val="22"/>
              </w:rPr>
              <w:t>值类型</w:t>
            </w:r>
            <w:proofErr w:type="gramEnd"/>
          </w:p>
        </w:tc>
        <w:tc>
          <w:tcPr>
            <w:tcW w:w="2835" w:type="dxa"/>
            <w:shd w:val="clear" w:color="auto" w:fill="8EAADB" w:themeFill="accent1" w:themeFillTint="99"/>
          </w:tcPr>
          <w:p w14:paraId="19294FC5" w14:textId="77777777" w:rsidR="007C5CA0" w:rsidRPr="00673E06" w:rsidRDefault="007C5CA0" w:rsidP="00D36EC2">
            <w:pPr>
              <w:pStyle w:val="a3"/>
              <w:ind w:firstLineChars="0" w:firstLine="0"/>
              <w:jc w:val="center"/>
              <w:rPr>
                <w:rFonts w:ascii="宋体" w:eastAsia="宋体" w:hAnsi="宋体"/>
                <w:b/>
                <w:sz w:val="22"/>
              </w:rPr>
            </w:pPr>
            <w:r w:rsidRPr="00673E06">
              <w:rPr>
                <w:rFonts w:ascii="宋体" w:eastAsia="宋体" w:hAnsi="宋体" w:hint="eastAsia"/>
                <w:b/>
                <w:sz w:val="22"/>
              </w:rPr>
              <w:t>可选值</w:t>
            </w:r>
          </w:p>
        </w:tc>
        <w:tc>
          <w:tcPr>
            <w:tcW w:w="2552" w:type="dxa"/>
            <w:shd w:val="clear" w:color="auto" w:fill="8EAADB" w:themeFill="accent1" w:themeFillTint="99"/>
          </w:tcPr>
          <w:p w14:paraId="60E60118" w14:textId="77777777" w:rsidR="007C5CA0" w:rsidRPr="00673E06" w:rsidRDefault="007C5CA0" w:rsidP="00D36EC2">
            <w:pPr>
              <w:pStyle w:val="a3"/>
              <w:ind w:firstLineChars="0" w:firstLine="0"/>
              <w:jc w:val="center"/>
              <w:rPr>
                <w:rFonts w:ascii="宋体" w:eastAsia="宋体" w:hAnsi="宋体"/>
                <w:b/>
                <w:sz w:val="22"/>
              </w:rPr>
            </w:pPr>
            <w:r w:rsidRPr="00673E06">
              <w:rPr>
                <w:rFonts w:ascii="宋体" w:eastAsia="宋体" w:hAnsi="宋体" w:hint="eastAsia"/>
                <w:b/>
                <w:sz w:val="22"/>
              </w:rPr>
              <w:t>默认值</w:t>
            </w:r>
          </w:p>
        </w:tc>
      </w:tr>
      <w:tr w:rsidR="00D51A7B" w:rsidRPr="00673E06" w14:paraId="733697B3" w14:textId="77777777" w:rsidTr="00D36EC2">
        <w:tc>
          <w:tcPr>
            <w:tcW w:w="1617" w:type="dxa"/>
          </w:tcPr>
          <w:p w14:paraId="52ACC1E5" w14:textId="2A764FFE"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所属事业线</w:t>
            </w:r>
          </w:p>
        </w:tc>
        <w:tc>
          <w:tcPr>
            <w:tcW w:w="1360" w:type="dxa"/>
          </w:tcPr>
          <w:p w14:paraId="48974F60" w14:textId="17E77B0B"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6FCCDFE7" w14:textId="26680600" w:rsidR="00D51A7B" w:rsidRPr="00673E06" w:rsidRDefault="00D51A7B" w:rsidP="00D51A7B">
            <w:pPr>
              <w:pStyle w:val="a3"/>
              <w:ind w:firstLineChars="0" w:firstLine="0"/>
              <w:jc w:val="left"/>
              <w:rPr>
                <w:rFonts w:ascii="宋体" w:eastAsia="宋体" w:hAnsi="宋体"/>
                <w:sz w:val="22"/>
              </w:rPr>
            </w:pPr>
            <w:r w:rsidRPr="00EF774F">
              <w:rPr>
                <w:rFonts w:ascii="宋体" w:eastAsia="宋体" w:hAnsi="宋体" w:hint="eastAsia"/>
                <w:sz w:val="24"/>
                <w:szCs w:val="24"/>
              </w:rPr>
              <w:t>全部、（与用户中心的事业</w:t>
            </w:r>
            <w:proofErr w:type="gramStart"/>
            <w:r w:rsidRPr="00EF774F">
              <w:rPr>
                <w:rFonts w:ascii="宋体" w:eastAsia="宋体" w:hAnsi="宋体" w:hint="eastAsia"/>
                <w:sz w:val="24"/>
                <w:szCs w:val="24"/>
              </w:rPr>
              <w:t>线数据</w:t>
            </w:r>
            <w:proofErr w:type="gramEnd"/>
            <w:r w:rsidRPr="00EF774F">
              <w:rPr>
                <w:rFonts w:ascii="宋体" w:eastAsia="宋体" w:hAnsi="宋体" w:hint="eastAsia"/>
                <w:sz w:val="24"/>
                <w:szCs w:val="24"/>
              </w:rPr>
              <w:t>一致）</w:t>
            </w:r>
          </w:p>
        </w:tc>
        <w:tc>
          <w:tcPr>
            <w:tcW w:w="2552" w:type="dxa"/>
          </w:tcPr>
          <w:p w14:paraId="21B68C71" w14:textId="7FBAFFE5"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D51A7B" w:rsidRPr="00673E06" w14:paraId="6C63C0CF" w14:textId="77777777" w:rsidTr="00D36EC2">
        <w:tc>
          <w:tcPr>
            <w:tcW w:w="1617" w:type="dxa"/>
          </w:tcPr>
          <w:p w14:paraId="61C435BA" w14:textId="43F7E27C"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所属部门</w:t>
            </w:r>
          </w:p>
        </w:tc>
        <w:tc>
          <w:tcPr>
            <w:tcW w:w="1360" w:type="dxa"/>
          </w:tcPr>
          <w:p w14:paraId="3F4E099F" w14:textId="17B89746"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2FD3E591" w14:textId="1F90254F" w:rsidR="00D51A7B" w:rsidRPr="00673E06" w:rsidRDefault="00D51A7B" w:rsidP="00D51A7B">
            <w:pPr>
              <w:pStyle w:val="a3"/>
              <w:ind w:firstLineChars="0" w:firstLine="0"/>
              <w:jc w:val="left"/>
              <w:rPr>
                <w:rFonts w:ascii="宋体" w:eastAsia="宋体" w:hAnsi="宋体"/>
                <w:sz w:val="22"/>
              </w:rPr>
            </w:pPr>
            <w:r w:rsidRPr="00EF774F">
              <w:rPr>
                <w:rFonts w:ascii="宋体" w:eastAsia="宋体" w:hAnsi="宋体" w:hint="eastAsia"/>
                <w:sz w:val="24"/>
                <w:szCs w:val="24"/>
              </w:rPr>
              <w:t>全部、（已选择事业线下的所有部门）</w:t>
            </w:r>
          </w:p>
        </w:tc>
        <w:tc>
          <w:tcPr>
            <w:tcW w:w="2552" w:type="dxa"/>
          </w:tcPr>
          <w:p w14:paraId="6F1AA61E" w14:textId="77F4091C"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D51A7B" w:rsidRPr="00673E06" w14:paraId="5582FE2D" w14:textId="77777777" w:rsidTr="00D36EC2">
        <w:tc>
          <w:tcPr>
            <w:tcW w:w="1617" w:type="dxa"/>
          </w:tcPr>
          <w:p w14:paraId="5F4CACF4" w14:textId="1A2E0148"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所属商场名称</w:t>
            </w:r>
          </w:p>
        </w:tc>
        <w:tc>
          <w:tcPr>
            <w:tcW w:w="1360" w:type="dxa"/>
          </w:tcPr>
          <w:p w14:paraId="1B93F611" w14:textId="71F3D6F5"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1653B375"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24185BB5" w14:textId="328A7C5D"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D51A7B" w:rsidRPr="00673E06" w14:paraId="45A119EF" w14:textId="77777777" w:rsidTr="00D36EC2">
        <w:tc>
          <w:tcPr>
            <w:tcW w:w="1617" w:type="dxa"/>
          </w:tcPr>
          <w:p w14:paraId="7A9A6D6F" w14:textId="3BCDFA40"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所属商场编码</w:t>
            </w:r>
          </w:p>
        </w:tc>
        <w:tc>
          <w:tcPr>
            <w:tcW w:w="1360" w:type="dxa"/>
          </w:tcPr>
          <w:p w14:paraId="1165426C" w14:textId="547C2D30"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74B1EFE4"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694CE2AE" w14:textId="039108C0"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空（支持模糊搜索）</w:t>
            </w:r>
          </w:p>
        </w:tc>
      </w:tr>
      <w:tr w:rsidR="00D51A7B" w:rsidRPr="00673E06" w14:paraId="711CE476" w14:textId="77777777" w:rsidTr="00D36EC2">
        <w:tc>
          <w:tcPr>
            <w:tcW w:w="1617" w:type="dxa"/>
          </w:tcPr>
          <w:p w14:paraId="506CAECE"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sz w:val="24"/>
                <w:szCs w:val="24"/>
              </w:rPr>
              <w:t>MTDS账号姓名</w:t>
            </w:r>
          </w:p>
        </w:tc>
        <w:tc>
          <w:tcPr>
            <w:tcW w:w="1360" w:type="dxa"/>
          </w:tcPr>
          <w:p w14:paraId="747AEB86"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2AAA79F4"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69154C4C"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D51A7B" w:rsidRPr="00673E06" w14:paraId="4836DDCF" w14:textId="77777777" w:rsidTr="00D36EC2">
        <w:tc>
          <w:tcPr>
            <w:tcW w:w="1617" w:type="dxa"/>
          </w:tcPr>
          <w:p w14:paraId="7C756F6F"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sz w:val="24"/>
                <w:szCs w:val="24"/>
              </w:rPr>
              <w:t>MTDS账号</w:t>
            </w:r>
          </w:p>
        </w:tc>
        <w:tc>
          <w:tcPr>
            <w:tcW w:w="1360" w:type="dxa"/>
          </w:tcPr>
          <w:p w14:paraId="4040FD2B"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183D409A"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00E40F98"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D51A7B" w:rsidRPr="00673E06" w14:paraId="303A156F" w14:textId="77777777" w:rsidTr="00D36EC2">
        <w:tc>
          <w:tcPr>
            <w:tcW w:w="1617" w:type="dxa"/>
          </w:tcPr>
          <w:p w14:paraId="7BE832C0"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计费账户类型</w:t>
            </w:r>
          </w:p>
        </w:tc>
        <w:tc>
          <w:tcPr>
            <w:tcW w:w="1360" w:type="dxa"/>
          </w:tcPr>
          <w:p w14:paraId="15EFF247"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312E5174" w14:textId="6726C621"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全部、对应数据字典值</w:t>
            </w:r>
          </w:p>
        </w:tc>
        <w:tc>
          <w:tcPr>
            <w:tcW w:w="2552" w:type="dxa"/>
          </w:tcPr>
          <w:p w14:paraId="58F7A9CD"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D51A7B" w:rsidRPr="00673E06" w14:paraId="2D99BA75" w14:textId="77777777" w:rsidTr="00D36EC2">
        <w:tc>
          <w:tcPr>
            <w:tcW w:w="1617" w:type="dxa"/>
          </w:tcPr>
          <w:p w14:paraId="3F5515BF"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计费账户</w:t>
            </w:r>
          </w:p>
        </w:tc>
        <w:tc>
          <w:tcPr>
            <w:tcW w:w="1360" w:type="dxa"/>
          </w:tcPr>
          <w:p w14:paraId="3E3012BC"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554B81AC"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4CBA9959"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D51A7B" w:rsidRPr="00673E06" w14:paraId="1CD942E7" w14:textId="77777777" w:rsidTr="00D36EC2">
        <w:tc>
          <w:tcPr>
            <w:tcW w:w="1617" w:type="dxa"/>
          </w:tcPr>
          <w:p w14:paraId="7D92ED25" w14:textId="71B0EFDE"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退费状态</w:t>
            </w:r>
          </w:p>
        </w:tc>
        <w:tc>
          <w:tcPr>
            <w:tcW w:w="1360" w:type="dxa"/>
          </w:tcPr>
          <w:p w14:paraId="08A0B20F"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下拉框</w:t>
            </w:r>
          </w:p>
        </w:tc>
        <w:tc>
          <w:tcPr>
            <w:tcW w:w="2835" w:type="dxa"/>
          </w:tcPr>
          <w:p w14:paraId="17DBA89E" w14:textId="374BAA11"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全部、已确认退费、未确认退费</w:t>
            </w:r>
          </w:p>
        </w:tc>
        <w:tc>
          <w:tcPr>
            <w:tcW w:w="2552" w:type="dxa"/>
          </w:tcPr>
          <w:p w14:paraId="60E06D98"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全部</w:t>
            </w:r>
          </w:p>
        </w:tc>
      </w:tr>
      <w:tr w:rsidR="00D51A7B" w:rsidRPr="00673E06" w14:paraId="0953AE52" w14:textId="77777777" w:rsidTr="00D36EC2">
        <w:tc>
          <w:tcPr>
            <w:tcW w:w="1617" w:type="dxa"/>
          </w:tcPr>
          <w:p w14:paraId="74F86C5B"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sz w:val="24"/>
                <w:szCs w:val="24"/>
              </w:rPr>
              <w:t>K3</w:t>
            </w:r>
            <w:proofErr w:type="gramStart"/>
            <w:r w:rsidRPr="00EF774F">
              <w:rPr>
                <w:rFonts w:ascii="宋体" w:eastAsia="宋体" w:hAnsi="宋体"/>
                <w:sz w:val="24"/>
                <w:szCs w:val="24"/>
              </w:rPr>
              <w:t>扣费账户</w:t>
            </w:r>
            <w:proofErr w:type="gramEnd"/>
          </w:p>
        </w:tc>
        <w:tc>
          <w:tcPr>
            <w:tcW w:w="1360" w:type="dxa"/>
          </w:tcPr>
          <w:p w14:paraId="7961DB10"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文本框</w:t>
            </w:r>
          </w:p>
        </w:tc>
        <w:tc>
          <w:tcPr>
            <w:tcW w:w="2835" w:type="dxa"/>
          </w:tcPr>
          <w:p w14:paraId="3A1DE654" w14:textId="77777777" w:rsidR="00D51A7B" w:rsidRPr="00673E06" w:rsidRDefault="00D51A7B" w:rsidP="00D51A7B">
            <w:pPr>
              <w:pStyle w:val="a3"/>
              <w:ind w:firstLineChars="0" w:firstLine="0"/>
              <w:jc w:val="left"/>
              <w:rPr>
                <w:rFonts w:ascii="宋体" w:eastAsia="宋体" w:hAnsi="宋体"/>
                <w:sz w:val="22"/>
              </w:rPr>
            </w:pPr>
          </w:p>
        </w:tc>
        <w:tc>
          <w:tcPr>
            <w:tcW w:w="2552" w:type="dxa"/>
          </w:tcPr>
          <w:p w14:paraId="281A058D"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空</w:t>
            </w:r>
          </w:p>
        </w:tc>
      </w:tr>
      <w:tr w:rsidR="00D51A7B" w:rsidRPr="00673E06" w14:paraId="0615DDF7" w14:textId="77777777" w:rsidTr="00D36EC2">
        <w:tc>
          <w:tcPr>
            <w:tcW w:w="1617" w:type="dxa"/>
          </w:tcPr>
          <w:p w14:paraId="6A5326D3" w14:textId="5CAAEB46"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退费申请日期</w:t>
            </w:r>
          </w:p>
        </w:tc>
        <w:tc>
          <w:tcPr>
            <w:tcW w:w="1360" w:type="dxa"/>
          </w:tcPr>
          <w:p w14:paraId="13055ED9"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5014576A"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（选择到分钟，默认为时间为当分钟0:</w:t>
            </w:r>
            <w:r w:rsidRPr="00EF774F">
              <w:rPr>
                <w:rFonts w:ascii="宋体" w:eastAsia="宋体" w:hAnsi="宋体"/>
                <w:sz w:val="24"/>
                <w:szCs w:val="24"/>
              </w:rPr>
              <w:t>00</w:t>
            </w:r>
            <w:r w:rsidRPr="00EF774F">
              <w:rPr>
                <w:rFonts w:ascii="宋体" w:eastAsia="宋体" w:hAnsi="宋体" w:hint="eastAsia"/>
                <w:sz w:val="24"/>
                <w:szCs w:val="24"/>
              </w:rPr>
              <w:t>）</w:t>
            </w:r>
          </w:p>
        </w:tc>
        <w:tc>
          <w:tcPr>
            <w:tcW w:w="2552" w:type="dxa"/>
          </w:tcPr>
          <w:p w14:paraId="376A5A45"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r w:rsidRPr="00EF774F">
              <w:rPr>
                <w:rFonts w:ascii="宋体" w:eastAsia="宋体" w:hAnsi="宋体"/>
                <w:sz w:val="24"/>
                <w:szCs w:val="24"/>
              </w:rPr>
              <w:t>1</w:t>
            </w:r>
            <w:r w:rsidRPr="00EF774F">
              <w:rPr>
                <w:rFonts w:ascii="宋体" w:eastAsia="宋体" w:hAnsi="宋体" w:hint="eastAsia"/>
                <w:sz w:val="24"/>
                <w:szCs w:val="24"/>
              </w:rPr>
              <w:t>周</w:t>
            </w:r>
          </w:p>
        </w:tc>
      </w:tr>
      <w:tr w:rsidR="00D51A7B" w:rsidRPr="00673E06" w14:paraId="099425F7" w14:textId="77777777" w:rsidTr="00D36EC2">
        <w:tc>
          <w:tcPr>
            <w:tcW w:w="1617" w:type="dxa"/>
          </w:tcPr>
          <w:p w14:paraId="0FF0F87E" w14:textId="0871ADBD"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退费确认日期</w:t>
            </w:r>
          </w:p>
        </w:tc>
        <w:tc>
          <w:tcPr>
            <w:tcW w:w="1360" w:type="dxa"/>
          </w:tcPr>
          <w:p w14:paraId="2A79B03F"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日历选择框</w:t>
            </w:r>
          </w:p>
        </w:tc>
        <w:tc>
          <w:tcPr>
            <w:tcW w:w="2835" w:type="dxa"/>
          </w:tcPr>
          <w:p w14:paraId="196B3CC0"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（选择到天，默认为时间为当天</w:t>
            </w:r>
            <w:r w:rsidRPr="00EF774F">
              <w:rPr>
                <w:rFonts w:ascii="宋体" w:eastAsia="宋体" w:hAnsi="宋体"/>
                <w:sz w:val="24"/>
                <w:szCs w:val="24"/>
              </w:rPr>
              <w:t>23</w:t>
            </w:r>
            <w:r w:rsidRPr="00EF774F">
              <w:rPr>
                <w:rFonts w:ascii="宋体" w:eastAsia="宋体" w:hAnsi="宋体" w:hint="eastAsia"/>
                <w:sz w:val="24"/>
                <w:szCs w:val="24"/>
              </w:rPr>
              <w:t>:</w:t>
            </w:r>
            <w:r w:rsidRPr="00EF774F">
              <w:rPr>
                <w:rFonts w:ascii="宋体" w:eastAsia="宋体" w:hAnsi="宋体"/>
                <w:sz w:val="24"/>
                <w:szCs w:val="24"/>
              </w:rPr>
              <w:t>59</w:t>
            </w:r>
            <w:r w:rsidRPr="00EF774F">
              <w:rPr>
                <w:rFonts w:ascii="宋体" w:eastAsia="宋体" w:hAnsi="宋体" w:hint="eastAsia"/>
                <w:sz w:val="24"/>
                <w:szCs w:val="24"/>
              </w:rPr>
              <w:t>）</w:t>
            </w:r>
          </w:p>
        </w:tc>
        <w:tc>
          <w:tcPr>
            <w:tcW w:w="2552" w:type="dxa"/>
          </w:tcPr>
          <w:p w14:paraId="42065FC0" w14:textId="77777777" w:rsidR="00D51A7B" w:rsidRPr="00EF774F" w:rsidRDefault="00D51A7B" w:rsidP="00D51A7B">
            <w:pPr>
              <w:pStyle w:val="a3"/>
              <w:ind w:firstLineChars="0" w:firstLine="0"/>
              <w:jc w:val="left"/>
              <w:rPr>
                <w:rFonts w:ascii="宋体" w:eastAsia="宋体" w:hAnsi="宋体"/>
                <w:sz w:val="24"/>
                <w:szCs w:val="24"/>
              </w:rPr>
            </w:pPr>
            <w:r w:rsidRPr="00EF774F">
              <w:rPr>
                <w:rFonts w:ascii="宋体" w:eastAsia="宋体" w:hAnsi="宋体" w:hint="eastAsia"/>
                <w:sz w:val="24"/>
                <w:szCs w:val="24"/>
              </w:rPr>
              <w:t>服务器当前日期</w:t>
            </w:r>
          </w:p>
        </w:tc>
      </w:tr>
    </w:tbl>
    <w:p w14:paraId="138126B6" w14:textId="114C725B" w:rsidR="007C5CA0" w:rsidRPr="00BC77C5" w:rsidRDefault="007C5CA0"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搜索结果汇总数据以文本形式呈现：“满足查询条件的</w:t>
      </w:r>
      <w:r w:rsidR="00A017D4" w:rsidRPr="00BC77C5">
        <w:rPr>
          <w:rFonts w:ascii="宋体" w:eastAsia="宋体" w:hAnsi="宋体" w:hint="eastAsia"/>
          <w:sz w:val="24"/>
          <w:szCs w:val="24"/>
        </w:rPr>
        <w:t>退费</w:t>
      </w:r>
      <w:r w:rsidRPr="00BC77C5">
        <w:rPr>
          <w:rFonts w:ascii="宋体" w:eastAsia="宋体" w:hAnsi="宋体" w:hint="eastAsia"/>
          <w:sz w:val="24"/>
          <w:szCs w:val="24"/>
        </w:rPr>
        <w:t>记录共【</w:t>
      </w:r>
      <w:r w:rsidRPr="00BC77C5">
        <w:rPr>
          <w:rFonts w:ascii="宋体" w:eastAsia="宋体" w:hAnsi="宋体"/>
          <w:sz w:val="24"/>
          <w:szCs w:val="24"/>
        </w:rPr>
        <w:t>X1】条，</w:t>
      </w:r>
      <w:r w:rsidR="00A017D4" w:rsidRPr="00BC77C5">
        <w:rPr>
          <w:rFonts w:ascii="宋体" w:eastAsia="宋体" w:hAnsi="宋体" w:hint="eastAsia"/>
          <w:sz w:val="24"/>
          <w:szCs w:val="24"/>
        </w:rPr>
        <w:t>退费</w:t>
      </w:r>
      <w:r w:rsidRPr="00BC77C5">
        <w:rPr>
          <w:rFonts w:ascii="宋体" w:eastAsia="宋体" w:hAnsi="宋体"/>
          <w:sz w:val="24"/>
          <w:szCs w:val="24"/>
        </w:rPr>
        <w:t>总额为【X2】元。</w:t>
      </w:r>
      <w:r w:rsidRPr="00BC77C5">
        <w:rPr>
          <w:rFonts w:ascii="宋体" w:eastAsia="宋体" w:hAnsi="宋体" w:hint="eastAsia"/>
          <w:sz w:val="24"/>
          <w:szCs w:val="24"/>
        </w:rPr>
        <w:t>”。</w:t>
      </w:r>
    </w:p>
    <w:p w14:paraId="5CB6CD83" w14:textId="49F01DB5" w:rsidR="007C5CA0" w:rsidRPr="00BC77C5" w:rsidRDefault="007C5CA0"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搜索结果以列表形式、按照记录生成日期倒序排列展示，展示字段包括有：所属商场</w:t>
      </w:r>
      <w:r w:rsidR="00805C5D" w:rsidRPr="00BC77C5">
        <w:rPr>
          <w:rFonts w:ascii="宋体" w:eastAsia="宋体" w:hAnsi="宋体" w:hint="eastAsia"/>
          <w:sz w:val="24"/>
          <w:szCs w:val="24"/>
        </w:rPr>
        <w:t>名称</w:t>
      </w:r>
      <w:r w:rsidRPr="00BC77C5">
        <w:rPr>
          <w:rFonts w:ascii="宋体" w:eastAsia="宋体" w:hAnsi="宋体" w:hint="eastAsia"/>
          <w:sz w:val="24"/>
          <w:szCs w:val="24"/>
        </w:rPr>
        <w:t>、所属</w:t>
      </w:r>
      <w:r w:rsidR="00805C5D" w:rsidRPr="00BC77C5">
        <w:rPr>
          <w:rFonts w:ascii="宋体" w:eastAsia="宋体" w:hAnsi="宋体" w:hint="eastAsia"/>
          <w:sz w:val="24"/>
          <w:szCs w:val="24"/>
        </w:rPr>
        <w:t>商场编码</w:t>
      </w:r>
      <w:r w:rsidRPr="00BC77C5">
        <w:rPr>
          <w:rFonts w:ascii="宋体" w:eastAsia="宋体" w:hAnsi="宋体" w:hint="eastAsia"/>
          <w:sz w:val="24"/>
          <w:szCs w:val="24"/>
        </w:rPr>
        <w:t>、</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w:t>
      </w:r>
      <w:r w:rsidR="00741A5C" w:rsidRPr="00BC77C5">
        <w:rPr>
          <w:rFonts w:ascii="宋体" w:eastAsia="宋体" w:hAnsi="宋体" w:hint="eastAsia"/>
          <w:sz w:val="24"/>
          <w:szCs w:val="24"/>
        </w:rPr>
        <w:t>已开通计费项目、计费账户、账户状态、</w:t>
      </w:r>
      <w:r w:rsidR="008A1382" w:rsidRPr="00BC77C5">
        <w:rPr>
          <w:rFonts w:ascii="宋体" w:eastAsia="宋体" w:hAnsi="宋体" w:hint="eastAsia"/>
          <w:sz w:val="24"/>
          <w:szCs w:val="24"/>
        </w:rPr>
        <w:t>申请</w:t>
      </w:r>
      <w:r w:rsidR="00741A5C" w:rsidRPr="00BC77C5">
        <w:rPr>
          <w:rFonts w:ascii="宋体" w:eastAsia="宋体" w:hAnsi="宋体" w:hint="eastAsia"/>
          <w:sz w:val="24"/>
          <w:szCs w:val="24"/>
        </w:rPr>
        <w:t>退费金额、对应K</w:t>
      </w:r>
      <w:r w:rsidR="00741A5C" w:rsidRPr="00BC77C5">
        <w:rPr>
          <w:rFonts w:ascii="宋体" w:eastAsia="宋体" w:hAnsi="宋体"/>
          <w:sz w:val="24"/>
          <w:szCs w:val="24"/>
        </w:rPr>
        <w:t>3</w:t>
      </w:r>
      <w:r w:rsidR="00741A5C" w:rsidRPr="00BC77C5">
        <w:rPr>
          <w:rFonts w:ascii="宋体" w:eastAsia="宋体" w:hAnsi="宋体" w:hint="eastAsia"/>
          <w:sz w:val="24"/>
          <w:szCs w:val="24"/>
        </w:rPr>
        <w:t>账户</w:t>
      </w:r>
      <w:r w:rsidR="003B7C3D">
        <w:rPr>
          <w:rFonts w:ascii="宋体" w:eastAsia="宋体" w:hAnsi="宋体" w:hint="eastAsia"/>
          <w:sz w:val="24"/>
          <w:szCs w:val="24"/>
        </w:rPr>
        <w:t>、所属事业线、所属部门</w:t>
      </w:r>
      <w:r w:rsidR="008A1382" w:rsidRPr="00BC77C5">
        <w:rPr>
          <w:rFonts w:ascii="宋体" w:eastAsia="宋体" w:hAnsi="宋体" w:hint="eastAsia"/>
          <w:sz w:val="24"/>
          <w:szCs w:val="24"/>
        </w:rPr>
        <w:t>、实际退费金额</w:t>
      </w:r>
      <w:r w:rsidR="00741A5C" w:rsidRPr="00BC77C5">
        <w:rPr>
          <w:rFonts w:ascii="宋体" w:eastAsia="宋体" w:hAnsi="宋体" w:hint="eastAsia"/>
          <w:sz w:val="24"/>
          <w:szCs w:val="24"/>
        </w:rPr>
        <w:t>、退费申请日期、退费确认日期、退费状态</w:t>
      </w:r>
      <w:r w:rsidR="00654E8F" w:rsidRPr="00BC77C5">
        <w:rPr>
          <w:rFonts w:ascii="宋体" w:eastAsia="宋体" w:hAnsi="宋体" w:hint="eastAsia"/>
          <w:sz w:val="24"/>
          <w:szCs w:val="24"/>
        </w:rPr>
        <w:t>、K</w:t>
      </w:r>
      <w:r w:rsidR="00654E8F" w:rsidRPr="00BC77C5">
        <w:rPr>
          <w:rFonts w:ascii="宋体" w:eastAsia="宋体" w:hAnsi="宋体"/>
          <w:sz w:val="24"/>
          <w:szCs w:val="24"/>
        </w:rPr>
        <w:t>3</w:t>
      </w:r>
      <w:r w:rsidR="00654E8F" w:rsidRPr="00BC77C5">
        <w:rPr>
          <w:rFonts w:ascii="宋体" w:eastAsia="宋体" w:hAnsi="宋体" w:hint="eastAsia"/>
          <w:sz w:val="24"/>
          <w:szCs w:val="24"/>
        </w:rPr>
        <w:t>退款金额、K</w:t>
      </w:r>
      <w:r w:rsidR="00654E8F" w:rsidRPr="00BC77C5">
        <w:rPr>
          <w:rFonts w:ascii="宋体" w:eastAsia="宋体" w:hAnsi="宋体"/>
          <w:sz w:val="24"/>
          <w:szCs w:val="24"/>
        </w:rPr>
        <w:t>3</w:t>
      </w:r>
      <w:r w:rsidR="00654E8F" w:rsidRPr="00BC77C5">
        <w:rPr>
          <w:rFonts w:ascii="宋体" w:eastAsia="宋体" w:hAnsi="宋体" w:hint="eastAsia"/>
          <w:sz w:val="24"/>
          <w:szCs w:val="24"/>
        </w:rPr>
        <w:t>凭证号</w:t>
      </w:r>
      <w:r w:rsidRPr="00BC77C5">
        <w:rPr>
          <w:rFonts w:ascii="宋体" w:eastAsia="宋体" w:hAnsi="宋体" w:hint="eastAsia"/>
          <w:sz w:val="24"/>
          <w:szCs w:val="24"/>
        </w:rPr>
        <w:t>；</w:t>
      </w:r>
    </w:p>
    <w:p w14:paraId="6BF6F9AC" w14:textId="77777777" w:rsidR="007C5CA0" w:rsidRPr="00BC77C5" w:rsidRDefault="007C5CA0"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提供下载明细功能，默认按照当前搜索条件进行导出；导出的Excel字段与搜索结果对应的列表字段一致；</w:t>
      </w:r>
    </w:p>
    <w:p w14:paraId="7AFEBA4B" w14:textId="5293CCAF" w:rsidR="007C5CA0" w:rsidRDefault="000C1552" w:rsidP="0059677D">
      <w:pPr>
        <w:pStyle w:val="a3"/>
        <w:numPr>
          <w:ilvl w:val="0"/>
          <w:numId w:val="4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提供导入K</w:t>
      </w:r>
      <w:r w:rsidRPr="00BC77C5">
        <w:rPr>
          <w:rFonts w:ascii="宋体" w:eastAsia="宋体" w:hAnsi="宋体"/>
          <w:sz w:val="24"/>
          <w:szCs w:val="24"/>
        </w:rPr>
        <w:t>3</w:t>
      </w:r>
      <w:r w:rsidR="00C62198" w:rsidRPr="00BC77C5">
        <w:rPr>
          <w:rFonts w:ascii="宋体" w:eastAsia="宋体" w:hAnsi="宋体" w:hint="eastAsia"/>
          <w:sz w:val="24"/>
          <w:szCs w:val="24"/>
        </w:rPr>
        <w:t>退费明细按钮，点击后跳转至导入退费清单处理结果功能。</w:t>
      </w:r>
    </w:p>
    <w:p w14:paraId="0B202693" w14:textId="77777777" w:rsidR="00A27CD5" w:rsidRPr="00BC77C5" w:rsidRDefault="00A27CD5" w:rsidP="00A27CD5">
      <w:pPr>
        <w:pStyle w:val="a3"/>
        <w:ind w:left="425" w:rightChars="-500" w:right="-1050" w:firstLineChars="0" w:firstLine="0"/>
        <w:jc w:val="left"/>
        <w:rPr>
          <w:rFonts w:ascii="宋体" w:eastAsia="宋体" w:hAnsi="宋体"/>
          <w:sz w:val="24"/>
          <w:szCs w:val="24"/>
        </w:rPr>
      </w:pPr>
    </w:p>
    <w:p w14:paraId="346E4E2C" w14:textId="0019C37B" w:rsidR="00982682" w:rsidRPr="00673E06" w:rsidRDefault="00982682"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导入退费清单处理结果</w:t>
      </w:r>
    </w:p>
    <w:p w14:paraId="3F1115EF" w14:textId="325575C4" w:rsidR="00982682" w:rsidRPr="00673E06" w:rsidRDefault="00A27CD5" w:rsidP="00982682">
      <w:pPr>
        <w:rPr>
          <w:rFonts w:ascii="宋体" w:eastAsia="宋体" w:hAnsi="宋体"/>
        </w:rPr>
      </w:pPr>
      <w:r>
        <w:rPr>
          <w:noProof/>
        </w:rPr>
        <w:drawing>
          <wp:inline distT="0" distB="0" distL="0" distR="0" wp14:anchorId="13939D6C" wp14:editId="5F296851">
            <wp:extent cx="5274310" cy="1358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58900"/>
                    </a:xfrm>
                    <a:prstGeom prst="rect">
                      <a:avLst/>
                    </a:prstGeom>
                  </pic:spPr>
                </pic:pic>
              </a:graphicData>
            </a:graphic>
          </wp:inline>
        </w:drawing>
      </w:r>
    </w:p>
    <w:p w14:paraId="14A3489B" w14:textId="0F1E9425"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默认该功能界面仅集团的设计软件费用管理员角色（新增角色）具备该功能访问权限；</w:t>
      </w:r>
    </w:p>
    <w:p w14:paraId="2326011F" w14:textId="42649F26" w:rsidR="00CC71C8" w:rsidRPr="00BC77C5" w:rsidRDefault="00CC71C8" w:rsidP="0059677D">
      <w:pPr>
        <w:pStyle w:val="a3"/>
        <w:numPr>
          <w:ilvl w:val="0"/>
          <w:numId w:val="42"/>
        </w:numPr>
        <w:ind w:rightChars="-500" w:right="-1050" w:firstLineChars="0"/>
        <w:jc w:val="left"/>
        <w:rPr>
          <w:rFonts w:ascii="宋体" w:eastAsia="宋体" w:hAnsi="宋体"/>
          <w:sz w:val="24"/>
          <w:szCs w:val="24"/>
          <w:highlight w:val="yellow"/>
        </w:rPr>
      </w:pPr>
      <w:r w:rsidRPr="00BC77C5">
        <w:rPr>
          <w:rFonts w:ascii="宋体" w:eastAsia="宋体" w:hAnsi="宋体" w:hint="eastAsia"/>
          <w:sz w:val="24"/>
          <w:szCs w:val="24"/>
          <w:highlight w:val="yellow"/>
        </w:rPr>
        <w:t>由财务人员针对Excel补充完善K</w:t>
      </w:r>
      <w:r w:rsidRPr="00BC77C5">
        <w:rPr>
          <w:rFonts w:ascii="宋体" w:eastAsia="宋体" w:hAnsi="宋体"/>
          <w:sz w:val="24"/>
          <w:szCs w:val="24"/>
          <w:highlight w:val="yellow"/>
        </w:rPr>
        <w:t>3</w:t>
      </w:r>
      <w:r w:rsidRPr="00BC77C5">
        <w:rPr>
          <w:rFonts w:ascii="宋体" w:eastAsia="宋体" w:hAnsi="宋体" w:hint="eastAsia"/>
          <w:sz w:val="24"/>
          <w:szCs w:val="24"/>
          <w:highlight w:val="yellow"/>
        </w:rPr>
        <w:t>实扣金额、K</w:t>
      </w:r>
      <w:r w:rsidRPr="00BC77C5">
        <w:rPr>
          <w:rFonts w:ascii="宋体" w:eastAsia="宋体" w:hAnsi="宋体"/>
          <w:sz w:val="24"/>
          <w:szCs w:val="24"/>
          <w:highlight w:val="yellow"/>
        </w:rPr>
        <w:t>3</w:t>
      </w:r>
      <w:r w:rsidRPr="00BC77C5">
        <w:rPr>
          <w:rFonts w:ascii="宋体" w:eastAsia="宋体" w:hAnsi="宋体" w:hint="eastAsia"/>
          <w:sz w:val="24"/>
          <w:szCs w:val="24"/>
          <w:highlight w:val="yellow"/>
        </w:rPr>
        <w:t>凭证号信息，并线下反馈Excel；</w:t>
      </w:r>
    </w:p>
    <w:p w14:paraId="57253182" w14:textId="77777777"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提供选择文件功能，点击该按钮后默认展示指定目录的Excel格式文件；</w:t>
      </w:r>
      <w:r w:rsidRPr="00BC77C5">
        <w:rPr>
          <w:rFonts w:ascii="宋体" w:eastAsia="宋体" w:hAnsi="宋体"/>
          <w:sz w:val="24"/>
          <w:szCs w:val="24"/>
        </w:rPr>
        <w:t xml:space="preserve"> </w:t>
      </w:r>
    </w:p>
    <w:p w14:paraId="48E921D7" w14:textId="1A036F84"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提供下载模板功能，点击下载Excel模板，包括字段有：所属商场、所属门店、</w:t>
      </w:r>
      <w:r w:rsidRPr="00BC77C5">
        <w:rPr>
          <w:rFonts w:ascii="宋体" w:eastAsia="宋体" w:hAnsi="宋体"/>
          <w:sz w:val="24"/>
          <w:szCs w:val="24"/>
        </w:rPr>
        <w:t>MTDS账号姓名</w:t>
      </w:r>
      <w:r w:rsidRPr="00BC77C5">
        <w:rPr>
          <w:rFonts w:ascii="宋体" w:eastAsia="宋体" w:hAnsi="宋体" w:hint="eastAsia"/>
          <w:sz w:val="24"/>
          <w:szCs w:val="24"/>
        </w:rPr>
        <w:t>、</w:t>
      </w:r>
      <w:r w:rsidRPr="00BC77C5">
        <w:rPr>
          <w:rFonts w:ascii="宋体" w:eastAsia="宋体" w:hAnsi="宋体"/>
          <w:sz w:val="24"/>
          <w:szCs w:val="24"/>
        </w:rPr>
        <w:t>MTDS账号</w:t>
      </w:r>
      <w:r w:rsidRPr="00BC77C5">
        <w:rPr>
          <w:rFonts w:ascii="宋体" w:eastAsia="宋体" w:hAnsi="宋体" w:hint="eastAsia"/>
          <w:sz w:val="24"/>
          <w:szCs w:val="24"/>
        </w:rPr>
        <w:t>、计费账户类型、计费账户、账户状态</w:t>
      </w:r>
      <w:r w:rsidR="00155123" w:rsidRPr="00BC77C5">
        <w:rPr>
          <w:rFonts w:ascii="宋体" w:eastAsia="宋体" w:hAnsi="宋体" w:hint="eastAsia"/>
          <w:sz w:val="24"/>
          <w:szCs w:val="24"/>
        </w:rPr>
        <w:t>、申请退费金额</w:t>
      </w:r>
      <w:r w:rsidRPr="00BC77C5">
        <w:rPr>
          <w:rFonts w:ascii="宋体" w:eastAsia="宋体" w:hAnsi="宋体" w:hint="eastAsia"/>
          <w:sz w:val="24"/>
          <w:szCs w:val="24"/>
        </w:rPr>
        <w:t>、</w:t>
      </w:r>
      <w:r w:rsidR="00A27CD5">
        <w:rPr>
          <w:rFonts w:ascii="宋体" w:eastAsia="宋体" w:hAnsi="宋体" w:hint="eastAsia"/>
          <w:sz w:val="24"/>
          <w:szCs w:val="24"/>
        </w:rPr>
        <w:t>所属事业线、所属部门、</w:t>
      </w:r>
      <w:r w:rsidRPr="00BC77C5">
        <w:rPr>
          <w:rFonts w:ascii="宋体" w:eastAsia="宋体" w:hAnsi="宋体"/>
          <w:sz w:val="24"/>
          <w:szCs w:val="24"/>
        </w:rPr>
        <w:t>K3费用账户</w:t>
      </w:r>
      <w:r w:rsidR="00155123" w:rsidRPr="00BC77C5">
        <w:rPr>
          <w:rFonts w:ascii="宋体" w:eastAsia="宋体" w:hAnsi="宋体" w:hint="eastAsia"/>
          <w:sz w:val="24"/>
          <w:szCs w:val="24"/>
        </w:rPr>
        <w:t>、实际退费金额</w:t>
      </w:r>
      <w:r w:rsidRPr="00BC77C5">
        <w:rPr>
          <w:rFonts w:ascii="宋体" w:eastAsia="宋体" w:hAnsi="宋体" w:hint="eastAsia"/>
          <w:sz w:val="24"/>
          <w:szCs w:val="24"/>
        </w:rPr>
        <w:t>、</w:t>
      </w:r>
      <w:r w:rsidR="00155123" w:rsidRPr="00BC77C5">
        <w:rPr>
          <w:rFonts w:ascii="宋体" w:eastAsia="宋体" w:hAnsi="宋体" w:hint="eastAsia"/>
          <w:sz w:val="24"/>
          <w:szCs w:val="24"/>
        </w:rPr>
        <w:t>退费申请日期、退费确认日期</w:t>
      </w:r>
      <w:r w:rsidR="00747EEB" w:rsidRPr="00BC77C5">
        <w:rPr>
          <w:rFonts w:ascii="宋体" w:eastAsia="宋体" w:hAnsi="宋体" w:hint="eastAsia"/>
          <w:sz w:val="24"/>
          <w:szCs w:val="24"/>
        </w:rPr>
        <w:t>、K</w:t>
      </w:r>
      <w:r w:rsidR="00747EEB" w:rsidRPr="00BC77C5">
        <w:rPr>
          <w:rFonts w:ascii="宋体" w:eastAsia="宋体" w:hAnsi="宋体"/>
          <w:sz w:val="24"/>
          <w:szCs w:val="24"/>
        </w:rPr>
        <w:t>3</w:t>
      </w:r>
      <w:r w:rsidR="00747EEB" w:rsidRPr="00BC77C5">
        <w:rPr>
          <w:rFonts w:ascii="宋体" w:eastAsia="宋体" w:hAnsi="宋体" w:hint="eastAsia"/>
          <w:sz w:val="24"/>
          <w:szCs w:val="24"/>
        </w:rPr>
        <w:t>退款金额（空值）、K</w:t>
      </w:r>
      <w:r w:rsidR="00747EEB" w:rsidRPr="00BC77C5">
        <w:rPr>
          <w:rFonts w:ascii="宋体" w:eastAsia="宋体" w:hAnsi="宋体"/>
          <w:sz w:val="24"/>
          <w:szCs w:val="24"/>
        </w:rPr>
        <w:t>3</w:t>
      </w:r>
      <w:r w:rsidR="00747EEB" w:rsidRPr="00BC77C5">
        <w:rPr>
          <w:rFonts w:ascii="宋体" w:eastAsia="宋体" w:hAnsi="宋体" w:hint="eastAsia"/>
          <w:sz w:val="24"/>
          <w:szCs w:val="24"/>
        </w:rPr>
        <w:t>凭证号</w:t>
      </w:r>
      <w:r w:rsidR="00EA105D" w:rsidRPr="00BC77C5">
        <w:rPr>
          <w:rFonts w:ascii="宋体" w:eastAsia="宋体" w:hAnsi="宋体" w:hint="eastAsia"/>
          <w:sz w:val="24"/>
          <w:szCs w:val="24"/>
        </w:rPr>
        <w:t>（空值）</w:t>
      </w:r>
      <w:r w:rsidRPr="00BC77C5">
        <w:rPr>
          <w:rFonts w:ascii="宋体" w:eastAsia="宋体" w:hAnsi="宋体" w:hint="eastAsia"/>
          <w:sz w:val="24"/>
          <w:szCs w:val="24"/>
        </w:rPr>
        <w:t>；</w:t>
      </w:r>
    </w:p>
    <w:p w14:paraId="27E29B8D" w14:textId="3945B030"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提供上传文件功能，点击后针对Excel记录进行逐条导入处理，处理逻辑</w:t>
      </w:r>
      <w:r w:rsidR="00E4202C" w:rsidRPr="00BC77C5">
        <w:rPr>
          <w:rFonts w:ascii="宋体" w:eastAsia="宋体" w:hAnsi="宋体" w:hint="eastAsia"/>
          <w:sz w:val="24"/>
          <w:szCs w:val="24"/>
        </w:rPr>
        <w:t>参见</w:t>
      </w:r>
      <w:r w:rsidR="00E85BA8" w:rsidRPr="00BC77C5">
        <w:rPr>
          <w:rFonts w:ascii="宋体" w:eastAsia="宋体" w:hAnsi="宋体" w:hint="eastAsia"/>
          <w:sz w:val="24"/>
          <w:szCs w:val="24"/>
        </w:rPr>
        <w:t>关键业务流程部分的</w:t>
      </w:r>
      <w:r w:rsidR="00E4202C" w:rsidRPr="00BC77C5">
        <w:rPr>
          <w:rFonts w:ascii="宋体" w:eastAsia="宋体" w:hAnsi="宋体" w:hint="eastAsia"/>
          <w:sz w:val="24"/>
          <w:szCs w:val="24"/>
        </w:rPr>
        <w:t>“本地账号余额退还流程”。</w:t>
      </w:r>
    </w:p>
    <w:p w14:paraId="3B763D53" w14:textId="4D2CF70C"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Excel导入结果的汇总数据以文本形式呈现：“成功导入的</w:t>
      </w:r>
      <w:r w:rsidR="00234864" w:rsidRPr="00BC77C5">
        <w:rPr>
          <w:rFonts w:ascii="宋体" w:eastAsia="宋体" w:hAnsi="宋体" w:hint="eastAsia"/>
          <w:sz w:val="24"/>
          <w:szCs w:val="24"/>
        </w:rPr>
        <w:t>退费</w:t>
      </w:r>
      <w:r w:rsidRPr="00BC77C5">
        <w:rPr>
          <w:rFonts w:ascii="宋体" w:eastAsia="宋体" w:hAnsi="宋体" w:hint="eastAsia"/>
          <w:sz w:val="24"/>
          <w:szCs w:val="24"/>
        </w:rPr>
        <w:t>记录数为：</w:t>
      </w:r>
      <w:r w:rsidRPr="00BC77C5">
        <w:rPr>
          <w:rFonts w:ascii="宋体" w:eastAsia="宋体" w:hAnsi="宋体"/>
          <w:sz w:val="24"/>
          <w:szCs w:val="24"/>
        </w:rPr>
        <w:t>X条，确认</w:t>
      </w:r>
      <w:r w:rsidR="00234864" w:rsidRPr="00BC77C5">
        <w:rPr>
          <w:rFonts w:ascii="宋体" w:eastAsia="宋体" w:hAnsi="宋体" w:hint="eastAsia"/>
          <w:sz w:val="24"/>
          <w:szCs w:val="24"/>
        </w:rPr>
        <w:t>退费</w:t>
      </w:r>
      <w:r w:rsidRPr="00BC77C5">
        <w:rPr>
          <w:rFonts w:ascii="宋体" w:eastAsia="宋体" w:hAnsi="宋体"/>
          <w:sz w:val="24"/>
          <w:szCs w:val="24"/>
        </w:rPr>
        <w:t>总额为：XX元。导入失败的</w:t>
      </w:r>
      <w:r w:rsidR="00234864" w:rsidRPr="00BC77C5">
        <w:rPr>
          <w:rFonts w:ascii="宋体" w:eastAsia="宋体" w:hAnsi="宋体" w:hint="eastAsia"/>
          <w:sz w:val="24"/>
          <w:szCs w:val="24"/>
        </w:rPr>
        <w:t>退费</w:t>
      </w:r>
      <w:r w:rsidRPr="00BC77C5">
        <w:rPr>
          <w:rFonts w:ascii="宋体" w:eastAsia="宋体" w:hAnsi="宋体"/>
          <w:sz w:val="24"/>
          <w:szCs w:val="24"/>
        </w:rPr>
        <w:t>记录为：X条，未确认</w:t>
      </w:r>
      <w:r w:rsidR="00234864" w:rsidRPr="00BC77C5">
        <w:rPr>
          <w:rFonts w:ascii="宋体" w:eastAsia="宋体" w:hAnsi="宋体" w:hint="eastAsia"/>
          <w:sz w:val="24"/>
          <w:szCs w:val="24"/>
        </w:rPr>
        <w:t>退费</w:t>
      </w:r>
      <w:r w:rsidRPr="00BC77C5">
        <w:rPr>
          <w:rFonts w:ascii="宋体" w:eastAsia="宋体" w:hAnsi="宋体"/>
          <w:sz w:val="24"/>
          <w:szCs w:val="24"/>
        </w:rPr>
        <w:t>总额为：XX元。</w:t>
      </w:r>
      <w:r w:rsidRPr="00BC77C5">
        <w:rPr>
          <w:rFonts w:ascii="宋体" w:eastAsia="宋体" w:hAnsi="宋体" w:hint="eastAsia"/>
          <w:sz w:val="24"/>
          <w:szCs w:val="24"/>
        </w:rPr>
        <w:t>”；</w:t>
      </w:r>
    </w:p>
    <w:p w14:paraId="421B6F78" w14:textId="2A5D1591"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Excel导入结果的明细记录，以列表形式呈现。列表字段包括有</w:t>
      </w:r>
      <w:r w:rsidR="00BE4422" w:rsidRPr="00BC77C5">
        <w:rPr>
          <w:rFonts w:ascii="宋体" w:eastAsia="宋体" w:hAnsi="宋体" w:hint="eastAsia"/>
          <w:sz w:val="24"/>
          <w:szCs w:val="24"/>
        </w:rPr>
        <w:t>：所属商场、所属门店、</w:t>
      </w:r>
      <w:r w:rsidR="00BE4422" w:rsidRPr="00BC77C5">
        <w:rPr>
          <w:rFonts w:ascii="宋体" w:eastAsia="宋体" w:hAnsi="宋体"/>
          <w:sz w:val="24"/>
          <w:szCs w:val="24"/>
        </w:rPr>
        <w:t>MTDS账号姓名</w:t>
      </w:r>
      <w:r w:rsidR="00BE4422" w:rsidRPr="00BC77C5">
        <w:rPr>
          <w:rFonts w:ascii="宋体" w:eastAsia="宋体" w:hAnsi="宋体" w:hint="eastAsia"/>
          <w:sz w:val="24"/>
          <w:szCs w:val="24"/>
        </w:rPr>
        <w:t>、</w:t>
      </w:r>
      <w:r w:rsidR="00BE4422" w:rsidRPr="00BC77C5">
        <w:rPr>
          <w:rFonts w:ascii="宋体" w:eastAsia="宋体" w:hAnsi="宋体"/>
          <w:sz w:val="24"/>
          <w:szCs w:val="24"/>
        </w:rPr>
        <w:t>MTDS账号</w:t>
      </w:r>
      <w:r w:rsidR="00BE4422" w:rsidRPr="00BC77C5">
        <w:rPr>
          <w:rFonts w:ascii="宋体" w:eastAsia="宋体" w:hAnsi="宋体" w:hint="eastAsia"/>
          <w:sz w:val="24"/>
          <w:szCs w:val="24"/>
        </w:rPr>
        <w:t>、计费账户类型、计费账户、账户状态、申请退费金额、</w:t>
      </w:r>
      <w:r w:rsidR="00A27CD5">
        <w:rPr>
          <w:rFonts w:ascii="宋体" w:eastAsia="宋体" w:hAnsi="宋体" w:hint="eastAsia"/>
          <w:sz w:val="24"/>
          <w:szCs w:val="24"/>
        </w:rPr>
        <w:t>所属事业线、所属部门、</w:t>
      </w:r>
      <w:r w:rsidR="00BE4422" w:rsidRPr="00BC77C5">
        <w:rPr>
          <w:rFonts w:ascii="宋体" w:eastAsia="宋体" w:hAnsi="宋体"/>
          <w:sz w:val="24"/>
          <w:szCs w:val="24"/>
        </w:rPr>
        <w:t>K3费用账户</w:t>
      </w:r>
      <w:r w:rsidR="00BE4422" w:rsidRPr="00BC77C5">
        <w:rPr>
          <w:rFonts w:ascii="宋体" w:eastAsia="宋体" w:hAnsi="宋体" w:hint="eastAsia"/>
          <w:sz w:val="24"/>
          <w:szCs w:val="24"/>
        </w:rPr>
        <w:t>、实际退费金额、退费申请日期、退费确认日期、</w:t>
      </w:r>
      <w:r w:rsidRPr="00BC77C5">
        <w:rPr>
          <w:rFonts w:ascii="宋体" w:eastAsia="宋体" w:hAnsi="宋体" w:hint="eastAsia"/>
          <w:sz w:val="24"/>
          <w:szCs w:val="24"/>
        </w:rPr>
        <w:t>导入结果、导入结果说明；</w:t>
      </w:r>
    </w:p>
    <w:p w14:paraId="31903206" w14:textId="77777777" w:rsidR="00040F3D" w:rsidRPr="00BC77C5" w:rsidRDefault="00040F3D" w:rsidP="0059677D">
      <w:pPr>
        <w:pStyle w:val="a3"/>
        <w:numPr>
          <w:ilvl w:val="0"/>
          <w:numId w:val="42"/>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针对Excel导入结果的明细记录，提供记录筛选；筛选条件包括有：全部、导入成功、导入失败；</w:t>
      </w:r>
    </w:p>
    <w:p w14:paraId="576FC0ED" w14:textId="77777777" w:rsidR="00040F3D" w:rsidRPr="00673E06" w:rsidRDefault="00040F3D" w:rsidP="00982682">
      <w:pPr>
        <w:rPr>
          <w:rFonts w:ascii="宋体" w:eastAsia="宋体" w:hAnsi="宋体"/>
        </w:rPr>
      </w:pPr>
    </w:p>
    <w:p w14:paraId="73D07569" w14:textId="77777777" w:rsidR="00A80EBA" w:rsidRPr="00673E06" w:rsidRDefault="00A80EBA" w:rsidP="00982682">
      <w:pPr>
        <w:rPr>
          <w:rFonts w:ascii="宋体" w:eastAsia="宋体" w:hAnsi="宋体"/>
        </w:rPr>
      </w:pPr>
    </w:p>
    <w:p w14:paraId="2EE8BEBF" w14:textId="188E459F" w:rsidR="003714E4" w:rsidRPr="00673E06" w:rsidRDefault="003714E4"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系统后台服务功能</w:t>
      </w:r>
    </w:p>
    <w:p w14:paraId="147D52BB" w14:textId="77777777" w:rsidR="001712AD" w:rsidRPr="00673E06" w:rsidRDefault="001712AD"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w:t>
      </w:r>
      <w:proofErr w:type="gramStart"/>
      <w:r w:rsidRPr="00673E06">
        <w:rPr>
          <w:rFonts w:ascii="宋体" w:eastAsia="宋体" w:hAnsi="宋体" w:hint="eastAsia"/>
          <w:b/>
          <w:sz w:val="28"/>
        </w:rPr>
        <w:t>账户扣费清单</w:t>
      </w:r>
      <w:proofErr w:type="gramEnd"/>
      <w:r w:rsidRPr="00673E06">
        <w:rPr>
          <w:rFonts w:ascii="宋体" w:eastAsia="宋体" w:hAnsi="宋体" w:hint="eastAsia"/>
          <w:b/>
          <w:sz w:val="28"/>
        </w:rPr>
        <w:t>后台处理功能</w:t>
      </w:r>
    </w:p>
    <w:p w14:paraId="26DB9A57" w14:textId="33B3E15C" w:rsidR="001712AD" w:rsidRPr="00BC77C5" w:rsidRDefault="001712AD" w:rsidP="0059677D">
      <w:pPr>
        <w:pStyle w:val="a3"/>
        <w:numPr>
          <w:ilvl w:val="0"/>
          <w:numId w:val="43"/>
        </w:numPr>
        <w:ind w:rightChars="-500" w:right="-1050" w:firstLineChars="0"/>
        <w:jc w:val="left"/>
        <w:rPr>
          <w:rFonts w:ascii="宋体" w:eastAsia="宋体" w:hAnsi="宋体"/>
          <w:sz w:val="24"/>
          <w:szCs w:val="24"/>
        </w:rPr>
      </w:pPr>
      <w:r w:rsidRPr="00BC77C5">
        <w:rPr>
          <w:rFonts w:ascii="宋体" w:eastAsia="宋体" w:hAnsi="宋体" w:hint="eastAsia"/>
          <w:sz w:val="24"/>
          <w:szCs w:val="24"/>
        </w:rPr>
        <w:t>具体功能实现要求参见本地</w:t>
      </w:r>
      <w:proofErr w:type="gramStart"/>
      <w:r w:rsidRPr="00BC77C5">
        <w:rPr>
          <w:rFonts w:ascii="宋体" w:eastAsia="宋体" w:hAnsi="宋体" w:hint="eastAsia"/>
          <w:sz w:val="24"/>
          <w:szCs w:val="24"/>
        </w:rPr>
        <w:t>账户扣费清单</w:t>
      </w:r>
      <w:proofErr w:type="gramEnd"/>
      <w:r w:rsidRPr="00BC77C5">
        <w:rPr>
          <w:rFonts w:ascii="宋体" w:eastAsia="宋体" w:hAnsi="宋体" w:hint="eastAsia"/>
          <w:sz w:val="24"/>
          <w:szCs w:val="24"/>
        </w:rPr>
        <w:t>实扣</w:t>
      </w:r>
      <w:proofErr w:type="gramStart"/>
      <w:r w:rsidRPr="00BC77C5">
        <w:rPr>
          <w:rFonts w:ascii="宋体" w:eastAsia="宋体" w:hAnsi="宋体" w:hint="eastAsia"/>
          <w:sz w:val="24"/>
          <w:szCs w:val="24"/>
        </w:rPr>
        <w:t>费处</w:t>
      </w:r>
      <w:proofErr w:type="gramEnd"/>
      <w:r w:rsidRPr="00BC77C5">
        <w:rPr>
          <w:rFonts w:ascii="宋体" w:eastAsia="宋体" w:hAnsi="宋体" w:hint="eastAsia"/>
          <w:sz w:val="24"/>
          <w:szCs w:val="24"/>
        </w:rPr>
        <w:t>理流程。</w:t>
      </w:r>
    </w:p>
    <w:p w14:paraId="1AF159AF" w14:textId="37C20C5D" w:rsidR="002A211D" w:rsidRPr="00673E06" w:rsidRDefault="002A211D"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K</w:t>
      </w:r>
      <w:r w:rsidRPr="00673E06">
        <w:rPr>
          <w:rFonts w:ascii="宋体" w:eastAsia="宋体" w:hAnsi="宋体"/>
          <w:b/>
          <w:sz w:val="28"/>
        </w:rPr>
        <w:t>3</w:t>
      </w:r>
      <w:proofErr w:type="gramStart"/>
      <w:r w:rsidRPr="00673E06">
        <w:rPr>
          <w:rFonts w:ascii="宋体" w:eastAsia="宋体" w:hAnsi="宋体" w:hint="eastAsia"/>
          <w:b/>
          <w:sz w:val="28"/>
        </w:rPr>
        <w:t>扣费接口</w:t>
      </w:r>
      <w:proofErr w:type="gramEnd"/>
      <w:r w:rsidRPr="00673E06">
        <w:rPr>
          <w:rFonts w:ascii="宋体" w:eastAsia="宋体" w:hAnsi="宋体" w:hint="eastAsia"/>
          <w:b/>
          <w:sz w:val="28"/>
        </w:rPr>
        <w:t>对接后台处理功能</w:t>
      </w:r>
    </w:p>
    <w:p w14:paraId="2A611FEE" w14:textId="6F7CE669" w:rsidR="002A211D" w:rsidRPr="00BC77C5" w:rsidRDefault="002A211D" w:rsidP="002A211D">
      <w:pPr>
        <w:pStyle w:val="a3"/>
        <w:numPr>
          <w:ilvl w:val="0"/>
          <w:numId w:val="43"/>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具体功能实现要求参见K</w:t>
      </w:r>
      <w:r w:rsidRPr="00BC77C5">
        <w:rPr>
          <w:rFonts w:ascii="宋体" w:eastAsia="宋体" w:hAnsi="宋体"/>
          <w:sz w:val="24"/>
          <w:szCs w:val="24"/>
        </w:rPr>
        <w:t>3</w:t>
      </w:r>
      <w:proofErr w:type="gramStart"/>
      <w:r w:rsidRPr="00BC77C5">
        <w:rPr>
          <w:rFonts w:ascii="宋体" w:eastAsia="宋体" w:hAnsi="宋体" w:hint="eastAsia"/>
          <w:sz w:val="24"/>
          <w:szCs w:val="24"/>
        </w:rPr>
        <w:t>账户扣费对接</w:t>
      </w:r>
      <w:proofErr w:type="gramEnd"/>
      <w:r w:rsidRPr="00BC77C5">
        <w:rPr>
          <w:rFonts w:ascii="宋体" w:eastAsia="宋体" w:hAnsi="宋体" w:hint="eastAsia"/>
          <w:sz w:val="24"/>
          <w:szCs w:val="24"/>
        </w:rPr>
        <w:t>子流程。</w:t>
      </w:r>
    </w:p>
    <w:p w14:paraId="0D614929" w14:textId="7DC3E565" w:rsidR="0063537B" w:rsidRPr="00673E06" w:rsidRDefault="0063537B"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K</w:t>
      </w:r>
      <w:r w:rsidRPr="00673E06">
        <w:rPr>
          <w:rFonts w:ascii="宋体" w:eastAsia="宋体" w:hAnsi="宋体"/>
          <w:b/>
          <w:sz w:val="28"/>
        </w:rPr>
        <w:t>3</w:t>
      </w:r>
      <w:proofErr w:type="gramStart"/>
      <w:r w:rsidRPr="00673E06">
        <w:rPr>
          <w:rFonts w:ascii="宋体" w:eastAsia="宋体" w:hAnsi="宋体" w:hint="eastAsia"/>
          <w:b/>
          <w:sz w:val="28"/>
        </w:rPr>
        <w:t>扣费接口</w:t>
      </w:r>
      <w:proofErr w:type="gramEnd"/>
      <w:r w:rsidRPr="00673E06">
        <w:rPr>
          <w:rFonts w:ascii="宋体" w:eastAsia="宋体" w:hAnsi="宋体" w:hint="eastAsia"/>
          <w:b/>
          <w:sz w:val="28"/>
        </w:rPr>
        <w:t>调用</w:t>
      </w:r>
      <w:proofErr w:type="gramStart"/>
      <w:r w:rsidRPr="00673E06">
        <w:rPr>
          <w:rFonts w:ascii="宋体" w:eastAsia="宋体" w:hAnsi="宋体" w:hint="eastAsia"/>
          <w:b/>
          <w:sz w:val="28"/>
        </w:rPr>
        <w:t>自动扣费对</w:t>
      </w:r>
      <w:proofErr w:type="gramEnd"/>
      <w:r w:rsidRPr="00673E06">
        <w:rPr>
          <w:rFonts w:ascii="宋体" w:eastAsia="宋体" w:hAnsi="宋体" w:hint="eastAsia"/>
          <w:b/>
          <w:sz w:val="28"/>
        </w:rPr>
        <w:t>接定时任务</w:t>
      </w:r>
    </w:p>
    <w:p w14:paraId="5BE3165A" w14:textId="1E80C2EF" w:rsidR="0063537B" w:rsidRPr="00673E06" w:rsidRDefault="0063537B"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全集团K</w:t>
      </w:r>
      <w:r w:rsidRPr="00673E06">
        <w:rPr>
          <w:rFonts w:ascii="宋体" w:eastAsia="宋体" w:hAnsi="宋体"/>
          <w:b/>
          <w:sz w:val="22"/>
        </w:rPr>
        <w:t>3</w:t>
      </w:r>
      <w:proofErr w:type="gramStart"/>
      <w:r w:rsidRPr="00673E06">
        <w:rPr>
          <w:rFonts w:ascii="宋体" w:eastAsia="宋体" w:hAnsi="宋体" w:hint="eastAsia"/>
          <w:b/>
          <w:sz w:val="22"/>
        </w:rPr>
        <w:t>账户扣费清单</w:t>
      </w:r>
      <w:proofErr w:type="gramEnd"/>
      <w:r w:rsidRPr="00673E06">
        <w:rPr>
          <w:rFonts w:ascii="宋体" w:eastAsia="宋体" w:hAnsi="宋体" w:hint="eastAsia"/>
          <w:b/>
          <w:sz w:val="22"/>
        </w:rPr>
        <w:t>自动</w:t>
      </w:r>
      <w:proofErr w:type="gramStart"/>
      <w:r w:rsidRPr="00673E06">
        <w:rPr>
          <w:rFonts w:ascii="宋体" w:eastAsia="宋体" w:hAnsi="宋体" w:hint="eastAsia"/>
          <w:b/>
          <w:sz w:val="22"/>
        </w:rPr>
        <w:t>扣费处</w:t>
      </w:r>
      <w:proofErr w:type="gramEnd"/>
      <w:r w:rsidRPr="00673E06">
        <w:rPr>
          <w:rFonts w:ascii="宋体" w:eastAsia="宋体" w:hAnsi="宋体" w:hint="eastAsia"/>
          <w:b/>
          <w:sz w:val="22"/>
        </w:rPr>
        <w:t>理</w:t>
      </w:r>
      <w:r w:rsidR="00DD1288" w:rsidRPr="00673E06">
        <w:rPr>
          <w:rFonts w:ascii="宋体" w:eastAsia="宋体" w:hAnsi="宋体" w:hint="eastAsia"/>
          <w:b/>
          <w:sz w:val="22"/>
        </w:rPr>
        <w:t>功能</w:t>
      </w:r>
    </w:p>
    <w:p w14:paraId="6838A1DE" w14:textId="1FC0E210" w:rsidR="00CD0210" w:rsidRPr="00BC77C5" w:rsidRDefault="00CD0210" w:rsidP="0059677D">
      <w:pPr>
        <w:pStyle w:val="a3"/>
        <w:numPr>
          <w:ilvl w:val="0"/>
          <w:numId w:val="5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定时服务默认每天定时启动，默认启动时间暂定为0</w:t>
      </w:r>
      <w:r w:rsidRPr="00BC77C5">
        <w:rPr>
          <w:rFonts w:ascii="宋体" w:eastAsia="宋体" w:hAnsi="宋体"/>
          <w:sz w:val="24"/>
          <w:szCs w:val="24"/>
        </w:rPr>
        <w:t>:00</w:t>
      </w:r>
      <w:r w:rsidRPr="00BC77C5">
        <w:rPr>
          <w:rFonts w:ascii="宋体" w:eastAsia="宋体" w:hAnsi="宋体" w:hint="eastAsia"/>
          <w:sz w:val="24"/>
          <w:szCs w:val="24"/>
        </w:rPr>
        <w:t>——</w:t>
      </w:r>
      <w:r w:rsidRPr="00BC77C5">
        <w:rPr>
          <w:rFonts w:ascii="宋体" w:eastAsia="宋体" w:hAnsi="宋体"/>
          <w:sz w:val="24"/>
          <w:szCs w:val="24"/>
        </w:rPr>
        <w:t>7</w:t>
      </w:r>
      <w:r w:rsidRPr="00BC77C5">
        <w:rPr>
          <w:rFonts w:ascii="宋体" w:eastAsia="宋体" w:hAnsi="宋体" w:hint="eastAsia"/>
          <w:sz w:val="24"/>
          <w:szCs w:val="24"/>
        </w:rPr>
        <w:t>:</w:t>
      </w:r>
      <w:r w:rsidRPr="00BC77C5">
        <w:rPr>
          <w:rFonts w:ascii="宋体" w:eastAsia="宋体" w:hAnsi="宋体"/>
          <w:sz w:val="24"/>
          <w:szCs w:val="24"/>
        </w:rPr>
        <w:t>00</w:t>
      </w:r>
      <w:r w:rsidRPr="00BC77C5">
        <w:rPr>
          <w:rFonts w:ascii="宋体" w:eastAsia="宋体" w:hAnsi="宋体" w:hint="eastAsia"/>
          <w:sz w:val="24"/>
          <w:szCs w:val="24"/>
        </w:rPr>
        <w:t>，可后台修改；</w:t>
      </w:r>
    </w:p>
    <w:p w14:paraId="63B03995" w14:textId="1EA08CCA" w:rsidR="00CD0210" w:rsidRPr="00BC77C5" w:rsidRDefault="00CD0210" w:rsidP="0059677D">
      <w:pPr>
        <w:pStyle w:val="a3"/>
        <w:numPr>
          <w:ilvl w:val="0"/>
          <w:numId w:val="55"/>
        </w:numPr>
        <w:ind w:rightChars="-500" w:right="-1050" w:firstLineChars="0"/>
        <w:jc w:val="left"/>
        <w:rPr>
          <w:rFonts w:ascii="宋体" w:eastAsia="宋体" w:hAnsi="宋体"/>
          <w:sz w:val="24"/>
          <w:szCs w:val="24"/>
        </w:rPr>
      </w:pPr>
      <w:r w:rsidRPr="00BC77C5">
        <w:rPr>
          <w:rFonts w:ascii="宋体" w:eastAsia="宋体" w:hAnsi="宋体" w:hint="eastAsia"/>
          <w:sz w:val="24"/>
          <w:szCs w:val="24"/>
        </w:rPr>
        <w:t>该后台服务默认每5秒钟提交</w:t>
      </w:r>
      <w:proofErr w:type="gramStart"/>
      <w:r w:rsidRPr="00BC77C5">
        <w:rPr>
          <w:rFonts w:ascii="宋体" w:eastAsia="宋体" w:hAnsi="宋体" w:hint="eastAsia"/>
          <w:sz w:val="24"/>
          <w:szCs w:val="24"/>
        </w:rPr>
        <w:t>一次扣费清单自动扣费请</w:t>
      </w:r>
      <w:proofErr w:type="gramEnd"/>
      <w:r w:rsidRPr="00BC77C5">
        <w:rPr>
          <w:rFonts w:ascii="宋体" w:eastAsia="宋体" w:hAnsi="宋体" w:hint="eastAsia"/>
          <w:sz w:val="24"/>
          <w:szCs w:val="24"/>
        </w:rPr>
        <w:t>求；调用频率可后台修改；</w:t>
      </w:r>
    </w:p>
    <w:p w14:paraId="51635982" w14:textId="46E5DB2A" w:rsidR="00CD0210" w:rsidRPr="00BC77C5" w:rsidRDefault="00CD0210" w:rsidP="0059677D">
      <w:pPr>
        <w:pStyle w:val="a3"/>
        <w:numPr>
          <w:ilvl w:val="0"/>
          <w:numId w:val="55"/>
        </w:numPr>
        <w:ind w:rightChars="-500" w:right="-1050" w:firstLineChars="0"/>
        <w:jc w:val="left"/>
        <w:rPr>
          <w:rFonts w:ascii="宋体" w:eastAsia="宋体" w:hAnsi="宋体"/>
          <w:sz w:val="24"/>
          <w:szCs w:val="24"/>
        </w:rPr>
      </w:pPr>
      <w:r w:rsidRPr="00BC77C5">
        <w:rPr>
          <w:rFonts w:ascii="宋体" w:eastAsia="宋体" w:hAnsi="宋体" w:hint="eastAsia"/>
          <w:sz w:val="24"/>
          <w:szCs w:val="24"/>
        </w:rPr>
        <w:t>获取当前系统中状态为待确认费用清单</w:t>
      </w:r>
      <w:proofErr w:type="gramStart"/>
      <w:r w:rsidRPr="00BC77C5">
        <w:rPr>
          <w:rFonts w:ascii="宋体" w:eastAsia="宋体" w:hAnsi="宋体" w:hint="eastAsia"/>
          <w:sz w:val="24"/>
          <w:szCs w:val="24"/>
        </w:rPr>
        <w:t>的扣费清单</w:t>
      </w:r>
      <w:proofErr w:type="gramEnd"/>
      <w:r w:rsidRPr="00BC77C5">
        <w:rPr>
          <w:rFonts w:ascii="宋体" w:eastAsia="宋体" w:hAnsi="宋体" w:hint="eastAsia"/>
          <w:sz w:val="24"/>
          <w:szCs w:val="24"/>
        </w:rPr>
        <w:t>，逐条调用K</w:t>
      </w:r>
      <w:r w:rsidRPr="00BC77C5">
        <w:rPr>
          <w:rFonts w:ascii="宋体" w:eastAsia="宋体" w:hAnsi="宋体"/>
          <w:sz w:val="24"/>
          <w:szCs w:val="24"/>
        </w:rPr>
        <w:t>3</w:t>
      </w:r>
      <w:r w:rsidRPr="00BC77C5">
        <w:rPr>
          <w:rFonts w:ascii="宋体" w:eastAsia="宋体" w:hAnsi="宋体" w:hint="eastAsia"/>
          <w:sz w:val="24"/>
          <w:szCs w:val="24"/>
        </w:rPr>
        <w:t>账户扣款申请受理接口；</w:t>
      </w:r>
    </w:p>
    <w:p w14:paraId="7B15B97D" w14:textId="1135E41C" w:rsidR="00CD0210" w:rsidRPr="00BC77C5" w:rsidRDefault="00CD0210" w:rsidP="0059677D">
      <w:pPr>
        <w:pStyle w:val="a3"/>
        <w:numPr>
          <w:ilvl w:val="0"/>
          <w:numId w:val="5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根据K</w:t>
      </w:r>
      <w:r w:rsidRPr="00BC77C5">
        <w:rPr>
          <w:rFonts w:ascii="宋体" w:eastAsia="宋体" w:hAnsi="宋体"/>
          <w:sz w:val="24"/>
          <w:szCs w:val="24"/>
        </w:rPr>
        <w:t>3</w:t>
      </w:r>
      <w:r w:rsidRPr="00BC77C5">
        <w:rPr>
          <w:rFonts w:ascii="宋体" w:eastAsia="宋体" w:hAnsi="宋体" w:hint="eastAsia"/>
          <w:sz w:val="24"/>
          <w:szCs w:val="24"/>
        </w:rPr>
        <w:t>账户扣款申请受理接口返回结果，进行后续的计费系统业务开通等处理。具体处理逻辑</w:t>
      </w:r>
      <w:r w:rsidR="00B539C4" w:rsidRPr="00BC77C5">
        <w:rPr>
          <w:rFonts w:ascii="宋体" w:eastAsia="宋体" w:hAnsi="宋体" w:hint="eastAsia"/>
          <w:sz w:val="24"/>
          <w:szCs w:val="24"/>
        </w:rPr>
        <w:t>如下：</w:t>
      </w:r>
    </w:p>
    <w:p w14:paraId="5B7CB407" w14:textId="232D0023" w:rsidR="00B539C4" w:rsidRPr="00673E06" w:rsidRDefault="006554FD" w:rsidP="00B539C4">
      <w:pPr>
        <w:pStyle w:val="a3"/>
        <w:ind w:left="1745" w:rightChars="-500" w:right="-1050" w:firstLineChars="0" w:firstLine="0"/>
        <w:jc w:val="left"/>
        <w:rPr>
          <w:rFonts w:ascii="宋体" w:eastAsia="宋体" w:hAnsi="宋体"/>
          <w:sz w:val="22"/>
        </w:rPr>
      </w:pPr>
      <w:r w:rsidRPr="00673E06">
        <w:rPr>
          <w:rFonts w:ascii="宋体" w:eastAsia="宋体" w:hAnsi="宋体"/>
        </w:rPr>
        <w:object w:dxaOrig="12195" w:dyaOrig="17985" w14:anchorId="615BE996">
          <v:shape id="_x0000_i1037" type="#_x0000_t75" style="width:415.1pt;height:612.3pt" o:ole="">
            <v:imagedata r:id="rId49" o:title=""/>
          </v:shape>
          <o:OLEObject Type="Embed" ProgID="Visio.Drawing.15" ShapeID="_x0000_i1037" DrawAspect="Content" ObjectID="_1612944934" r:id="rId50"/>
        </w:object>
      </w:r>
    </w:p>
    <w:p w14:paraId="0C02E688" w14:textId="122EE46D" w:rsidR="0063537B" w:rsidRPr="00673E06" w:rsidRDefault="0063537B"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K</w:t>
      </w:r>
      <w:r w:rsidRPr="00673E06">
        <w:rPr>
          <w:rFonts w:ascii="宋体" w:eastAsia="宋体" w:hAnsi="宋体"/>
          <w:b/>
          <w:sz w:val="22"/>
        </w:rPr>
        <w:t>3</w:t>
      </w:r>
      <w:r w:rsidRPr="00673E06">
        <w:rPr>
          <w:rFonts w:ascii="宋体" w:eastAsia="宋体" w:hAnsi="宋体" w:hint="eastAsia"/>
          <w:b/>
          <w:sz w:val="22"/>
        </w:rPr>
        <w:t>账户充值清单自动</w:t>
      </w:r>
      <w:proofErr w:type="gramStart"/>
      <w:r w:rsidRPr="00673E06">
        <w:rPr>
          <w:rFonts w:ascii="宋体" w:eastAsia="宋体" w:hAnsi="宋体" w:hint="eastAsia"/>
          <w:b/>
          <w:sz w:val="22"/>
        </w:rPr>
        <w:t>扣费处理</w:t>
      </w:r>
      <w:proofErr w:type="gramEnd"/>
      <w:r w:rsidR="009E07E8" w:rsidRPr="00673E06">
        <w:rPr>
          <w:rFonts w:ascii="宋体" w:eastAsia="宋体" w:hAnsi="宋体" w:hint="eastAsia"/>
          <w:b/>
          <w:sz w:val="22"/>
        </w:rPr>
        <w:t>功能</w:t>
      </w:r>
    </w:p>
    <w:p w14:paraId="24779076" w14:textId="77777777" w:rsidR="00CD0210" w:rsidRPr="00BC77C5" w:rsidRDefault="00CD0210" w:rsidP="0059677D">
      <w:pPr>
        <w:pStyle w:val="a3"/>
        <w:numPr>
          <w:ilvl w:val="0"/>
          <w:numId w:val="44"/>
        </w:numPr>
        <w:ind w:rightChars="-500" w:right="-1050" w:firstLineChars="0"/>
        <w:jc w:val="left"/>
        <w:rPr>
          <w:rFonts w:ascii="宋体" w:eastAsia="宋体" w:hAnsi="宋体"/>
          <w:sz w:val="24"/>
          <w:szCs w:val="24"/>
        </w:rPr>
      </w:pPr>
      <w:r w:rsidRPr="00BC77C5">
        <w:rPr>
          <w:rFonts w:ascii="宋体" w:eastAsia="宋体" w:hAnsi="宋体" w:hint="eastAsia"/>
          <w:sz w:val="24"/>
          <w:szCs w:val="24"/>
        </w:rPr>
        <w:t>定时服务默认每天定时启动，默认启动时间暂定为0</w:t>
      </w:r>
      <w:r w:rsidRPr="00BC77C5">
        <w:rPr>
          <w:rFonts w:ascii="宋体" w:eastAsia="宋体" w:hAnsi="宋体"/>
          <w:sz w:val="24"/>
          <w:szCs w:val="24"/>
        </w:rPr>
        <w:t>:00</w:t>
      </w:r>
      <w:r w:rsidRPr="00BC77C5">
        <w:rPr>
          <w:rFonts w:ascii="宋体" w:eastAsia="宋体" w:hAnsi="宋体" w:hint="eastAsia"/>
          <w:sz w:val="24"/>
          <w:szCs w:val="24"/>
        </w:rPr>
        <w:t>——</w:t>
      </w:r>
      <w:r w:rsidRPr="00BC77C5">
        <w:rPr>
          <w:rFonts w:ascii="宋体" w:eastAsia="宋体" w:hAnsi="宋体"/>
          <w:sz w:val="24"/>
          <w:szCs w:val="24"/>
        </w:rPr>
        <w:t>7</w:t>
      </w:r>
      <w:r w:rsidRPr="00BC77C5">
        <w:rPr>
          <w:rFonts w:ascii="宋体" w:eastAsia="宋体" w:hAnsi="宋体" w:hint="eastAsia"/>
          <w:sz w:val="24"/>
          <w:szCs w:val="24"/>
        </w:rPr>
        <w:t>:</w:t>
      </w:r>
      <w:r w:rsidRPr="00BC77C5">
        <w:rPr>
          <w:rFonts w:ascii="宋体" w:eastAsia="宋体" w:hAnsi="宋体"/>
          <w:sz w:val="24"/>
          <w:szCs w:val="24"/>
        </w:rPr>
        <w:t>00</w:t>
      </w:r>
      <w:r w:rsidRPr="00BC77C5">
        <w:rPr>
          <w:rFonts w:ascii="宋体" w:eastAsia="宋体" w:hAnsi="宋体" w:hint="eastAsia"/>
          <w:sz w:val="24"/>
          <w:szCs w:val="24"/>
        </w:rPr>
        <w:t>，可后台修改；</w:t>
      </w:r>
    </w:p>
    <w:p w14:paraId="19EDD3C3" w14:textId="77777777" w:rsidR="00CD0210" w:rsidRPr="00BC77C5" w:rsidRDefault="00CD0210" w:rsidP="0059677D">
      <w:pPr>
        <w:pStyle w:val="a3"/>
        <w:numPr>
          <w:ilvl w:val="0"/>
          <w:numId w:val="44"/>
        </w:numPr>
        <w:ind w:rightChars="-500" w:right="-1050" w:firstLineChars="0"/>
        <w:jc w:val="left"/>
        <w:rPr>
          <w:rFonts w:ascii="宋体" w:eastAsia="宋体" w:hAnsi="宋体"/>
          <w:sz w:val="24"/>
          <w:szCs w:val="24"/>
        </w:rPr>
      </w:pPr>
      <w:r w:rsidRPr="00BC77C5">
        <w:rPr>
          <w:rFonts w:ascii="宋体" w:eastAsia="宋体" w:hAnsi="宋体" w:hint="eastAsia"/>
          <w:sz w:val="24"/>
          <w:szCs w:val="24"/>
        </w:rPr>
        <w:t>该后台服务默认每5秒钟提交</w:t>
      </w:r>
      <w:proofErr w:type="gramStart"/>
      <w:r w:rsidRPr="00BC77C5">
        <w:rPr>
          <w:rFonts w:ascii="宋体" w:eastAsia="宋体" w:hAnsi="宋体" w:hint="eastAsia"/>
          <w:sz w:val="24"/>
          <w:szCs w:val="24"/>
        </w:rPr>
        <w:t>一次扣费清单自动扣费请</w:t>
      </w:r>
      <w:proofErr w:type="gramEnd"/>
      <w:r w:rsidRPr="00BC77C5">
        <w:rPr>
          <w:rFonts w:ascii="宋体" w:eastAsia="宋体" w:hAnsi="宋体" w:hint="eastAsia"/>
          <w:sz w:val="24"/>
          <w:szCs w:val="24"/>
        </w:rPr>
        <w:t>求；调用频率可</w:t>
      </w:r>
      <w:r w:rsidRPr="00BC77C5">
        <w:rPr>
          <w:rFonts w:ascii="宋体" w:eastAsia="宋体" w:hAnsi="宋体" w:hint="eastAsia"/>
          <w:sz w:val="24"/>
          <w:szCs w:val="24"/>
        </w:rPr>
        <w:lastRenderedPageBreak/>
        <w:t>后台修改；</w:t>
      </w:r>
    </w:p>
    <w:p w14:paraId="53E1B1F6" w14:textId="4F302C97" w:rsidR="00CD0210" w:rsidRPr="00BC77C5" w:rsidRDefault="00CD0210" w:rsidP="0059677D">
      <w:pPr>
        <w:pStyle w:val="a3"/>
        <w:numPr>
          <w:ilvl w:val="0"/>
          <w:numId w:val="44"/>
        </w:numPr>
        <w:ind w:rightChars="-500" w:right="-1050" w:firstLineChars="0"/>
        <w:jc w:val="left"/>
        <w:rPr>
          <w:rFonts w:ascii="宋体" w:eastAsia="宋体" w:hAnsi="宋体"/>
          <w:sz w:val="24"/>
          <w:szCs w:val="24"/>
        </w:rPr>
      </w:pPr>
      <w:r w:rsidRPr="00BC77C5">
        <w:rPr>
          <w:rFonts w:ascii="宋体" w:eastAsia="宋体" w:hAnsi="宋体" w:hint="eastAsia"/>
          <w:sz w:val="24"/>
          <w:szCs w:val="24"/>
        </w:rPr>
        <w:t>获取当前系统中状态为待确认充值清单的充值清单，逐条调用K</w:t>
      </w:r>
      <w:r w:rsidRPr="00BC77C5">
        <w:rPr>
          <w:rFonts w:ascii="宋体" w:eastAsia="宋体" w:hAnsi="宋体"/>
          <w:sz w:val="24"/>
          <w:szCs w:val="24"/>
        </w:rPr>
        <w:t>3</w:t>
      </w:r>
      <w:r w:rsidRPr="00BC77C5">
        <w:rPr>
          <w:rFonts w:ascii="宋体" w:eastAsia="宋体" w:hAnsi="宋体" w:hint="eastAsia"/>
          <w:sz w:val="24"/>
          <w:szCs w:val="24"/>
        </w:rPr>
        <w:t>账户扣款申请受理接口；</w:t>
      </w:r>
    </w:p>
    <w:p w14:paraId="14750735" w14:textId="6376353B" w:rsidR="00CD0210" w:rsidRPr="00BC77C5" w:rsidRDefault="00CD0210" w:rsidP="0059677D">
      <w:pPr>
        <w:pStyle w:val="a3"/>
        <w:numPr>
          <w:ilvl w:val="0"/>
          <w:numId w:val="44"/>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根据K</w:t>
      </w:r>
      <w:r w:rsidRPr="00BC77C5">
        <w:rPr>
          <w:rFonts w:ascii="宋体" w:eastAsia="宋体" w:hAnsi="宋体"/>
          <w:sz w:val="24"/>
          <w:szCs w:val="24"/>
        </w:rPr>
        <w:t>3</w:t>
      </w:r>
      <w:r w:rsidRPr="00BC77C5">
        <w:rPr>
          <w:rFonts w:ascii="宋体" w:eastAsia="宋体" w:hAnsi="宋体" w:hint="eastAsia"/>
          <w:sz w:val="24"/>
          <w:szCs w:val="24"/>
        </w:rPr>
        <w:t>账户扣款申请受理接口返回结果，进行后续的计费系统业务开通等处理。具体处理逻辑</w:t>
      </w:r>
      <w:r w:rsidR="00D34867" w:rsidRPr="00BC77C5">
        <w:rPr>
          <w:rFonts w:ascii="宋体" w:eastAsia="宋体" w:hAnsi="宋体" w:hint="eastAsia"/>
          <w:sz w:val="24"/>
          <w:szCs w:val="24"/>
        </w:rPr>
        <w:t>如下：</w:t>
      </w:r>
    </w:p>
    <w:p w14:paraId="19928150" w14:textId="52185361" w:rsidR="00CD0210" w:rsidRPr="00673E06" w:rsidRDefault="00A20701" w:rsidP="00CD0210">
      <w:pPr>
        <w:rPr>
          <w:rFonts w:ascii="宋体" w:eastAsia="宋体" w:hAnsi="宋体"/>
        </w:rPr>
      </w:pPr>
      <w:r w:rsidRPr="00673E06">
        <w:rPr>
          <w:rFonts w:ascii="宋体" w:eastAsia="宋体" w:hAnsi="宋体"/>
        </w:rPr>
        <w:object w:dxaOrig="7561" w:dyaOrig="12750" w14:anchorId="28A16123">
          <v:shape id="_x0000_i1038" type="#_x0000_t75" style="width:378.15pt;height:637.35pt" o:ole="">
            <v:imagedata r:id="rId51" o:title=""/>
          </v:shape>
          <o:OLEObject Type="Embed" ProgID="Visio.Drawing.15" ShapeID="_x0000_i1038" DrawAspect="Content" ObjectID="_1612944935" r:id="rId52"/>
        </w:object>
      </w:r>
    </w:p>
    <w:p w14:paraId="27C68F99" w14:textId="58B445CC" w:rsidR="0063537B" w:rsidRPr="00673E06" w:rsidRDefault="00574E6E"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退费清单自动K</w:t>
      </w:r>
      <w:r w:rsidRPr="00673E06">
        <w:rPr>
          <w:rFonts w:ascii="宋体" w:eastAsia="宋体" w:hAnsi="宋体"/>
          <w:b/>
          <w:sz w:val="22"/>
        </w:rPr>
        <w:t>3</w:t>
      </w:r>
      <w:r w:rsidRPr="00673E06">
        <w:rPr>
          <w:rFonts w:ascii="宋体" w:eastAsia="宋体" w:hAnsi="宋体" w:hint="eastAsia"/>
          <w:b/>
          <w:sz w:val="22"/>
        </w:rPr>
        <w:t>账户退款处理</w:t>
      </w:r>
      <w:r w:rsidR="000C7939" w:rsidRPr="00673E06">
        <w:rPr>
          <w:rFonts w:ascii="宋体" w:eastAsia="宋体" w:hAnsi="宋体" w:hint="eastAsia"/>
          <w:b/>
          <w:sz w:val="22"/>
        </w:rPr>
        <w:t>（</w:t>
      </w:r>
      <w:r w:rsidR="007422E9" w:rsidRPr="00673E06">
        <w:rPr>
          <w:rFonts w:ascii="宋体" w:eastAsia="宋体" w:hAnsi="宋体" w:hint="eastAsia"/>
          <w:b/>
          <w:sz w:val="22"/>
        </w:rPr>
        <w:t>暂不实现</w:t>
      </w:r>
      <w:r w:rsidR="000C7939" w:rsidRPr="00673E06">
        <w:rPr>
          <w:rFonts w:ascii="宋体" w:eastAsia="宋体" w:hAnsi="宋体" w:hint="eastAsia"/>
          <w:b/>
          <w:sz w:val="22"/>
        </w:rPr>
        <w:t>）</w:t>
      </w:r>
    </w:p>
    <w:p w14:paraId="7F5A8ECB" w14:textId="77777777" w:rsidR="00CD0210" w:rsidRPr="00BC77C5" w:rsidRDefault="00CD0210" w:rsidP="0059677D">
      <w:pPr>
        <w:pStyle w:val="a3"/>
        <w:numPr>
          <w:ilvl w:val="0"/>
          <w:numId w:val="4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定时服务默认每天定时启动，默认启动时间暂定为0</w:t>
      </w:r>
      <w:r w:rsidRPr="00BC77C5">
        <w:rPr>
          <w:rFonts w:ascii="宋体" w:eastAsia="宋体" w:hAnsi="宋体"/>
          <w:sz w:val="24"/>
          <w:szCs w:val="24"/>
        </w:rPr>
        <w:t>:00</w:t>
      </w:r>
      <w:r w:rsidRPr="00BC77C5">
        <w:rPr>
          <w:rFonts w:ascii="宋体" w:eastAsia="宋体" w:hAnsi="宋体" w:hint="eastAsia"/>
          <w:sz w:val="24"/>
          <w:szCs w:val="24"/>
        </w:rPr>
        <w:t>——</w:t>
      </w:r>
      <w:r w:rsidRPr="00BC77C5">
        <w:rPr>
          <w:rFonts w:ascii="宋体" w:eastAsia="宋体" w:hAnsi="宋体"/>
          <w:sz w:val="24"/>
          <w:szCs w:val="24"/>
        </w:rPr>
        <w:t>7</w:t>
      </w:r>
      <w:r w:rsidRPr="00BC77C5">
        <w:rPr>
          <w:rFonts w:ascii="宋体" w:eastAsia="宋体" w:hAnsi="宋体" w:hint="eastAsia"/>
          <w:sz w:val="24"/>
          <w:szCs w:val="24"/>
        </w:rPr>
        <w:t>:</w:t>
      </w:r>
      <w:r w:rsidRPr="00BC77C5">
        <w:rPr>
          <w:rFonts w:ascii="宋体" w:eastAsia="宋体" w:hAnsi="宋体"/>
          <w:sz w:val="24"/>
          <w:szCs w:val="24"/>
        </w:rPr>
        <w:t>00</w:t>
      </w:r>
      <w:r w:rsidRPr="00BC77C5">
        <w:rPr>
          <w:rFonts w:ascii="宋体" w:eastAsia="宋体" w:hAnsi="宋体" w:hint="eastAsia"/>
          <w:sz w:val="24"/>
          <w:szCs w:val="24"/>
        </w:rPr>
        <w:t>，可后台修改；</w:t>
      </w:r>
    </w:p>
    <w:p w14:paraId="50250099" w14:textId="77777777" w:rsidR="00CD0210" w:rsidRPr="00BC77C5" w:rsidRDefault="00CD0210" w:rsidP="0059677D">
      <w:pPr>
        <w:pStyle w:val="a3"/>
        <w:numPr>
          <w:ilvl w:val="0"/>
          <w:numId w:val="45"/>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该后台服务默认每5秒钟提交</w:t>
      </w:r>
      <w:proofErr w:type="gramStart"/>
      <w:r w:rsidRPr="00BC77C5">
        <w:rPr>
          <w:rFonts w:ascii="宋体" w:eastAsia="宋体" w:hAnsi="宋体" w:hint="eastAsia"/>
          <w:sz w:val="24"/>
          <w:szCs w:val="24"/>
        </w:rPr>
        <w:t>一次扣费清单自动扣费请</w:t>
      </w:r>
      <w:proofErr w:type="gramEnd"/>
      <w:r w:rsidRPr="00BC77C5">
        <w:rPr>
          <w:rFonts w:ascii="宋体" w:eastAsia="宋体" w:hAnsi="宋体" w:hint="eastAsia"/>
          <w:sz w:val="24"/>
          <w:szCs w:val="24"/>
        </w:rPr>
        <w:t>求；调用频率可后台修改；</w:t>
      </w:r>
    </w:p>
    <w:p w14:paraId="3694DB5A" w14:textId="3EE6A3E1" w:rsidR="00CD0210" w:rsidRPr="00BC77C5" w:rsidRDefault="00CD0210" w:rsidP="0059677D">
      <w:pPr>
        <w:pStyle w:val="a3"/>
        <w:numPr>
          <w:ilvl w:val="0"/>
          <w:numId w:val="45"/>
        </w:numPr>
        <w:ind w:rightChars="-500" w:right="-1050" w:firstLineChars="0"/>
        <w:jc w:val="left"/>
        <w:rPr>
          <w:rFonts w:ascii="宋体" w:eastAsia="宋体" w:hAnsi="宋体"/>
          <w:sz w:val="24"/>
          <w:szCs w:val="24"/>
        </w:rPr>
      </w:pPr>
      <w:r w:rsidRPr="00BC77C5">
        <w:rPr>
          <w:rFonts w:ascii="宋体" w:eastAsia="宋体" w:hAnsi="宋体" w:hint="eastAsia"/>
          <w:sz w:val="24"/>
          <w:szCs w:val="24"/>
        </w:rPr>
        <w:t>获取当前系统中状态为未确认退费的退费清单，逐条调用K</w:t>
      </w:r>
      <w:r w:rsidRPr="00BC77C5">
        <w:rPr>
          <w:rFonts w:ascii="宋体" w:eastAsia="宋体" w:hAnsi="宋体"/>
          <w:sz w:val="24"/>
          <w:szCs w:val="24"/>
        </w:rPr>
        <w:t>3</w:t>
      </w:r>
      <w:r w:rsidRPr="00BC77C5">
        <w:rPr>
          <w:rFonts w:ascii="宋体" w:eastAsia="宋体" w:hAnsi="宋体" w:hint="eastAsia"/>
          <w:sz w:val="24"/>
          <w:szCs w:val="24"/>
        </w:rPr>
        <w:t>账户</w:t>
      </w:r>
      <w:r w:rsidR="008C7AE9" w:rsidRPr="00BC77C5">
        <w:rPr>
          <w:rFonts w:ascii="宋体" w:eastAsia="宋体" w:hAnsi="宋体" w:hint="eastAsia"/>
          <w:sz w:val="24"/>
          <w:szCs w:val="24"/>
        </w:rPr>
        <w:t>退费</w:t>
      </w:r>
      <w:r w:rsidRPr="00BC77C5">
        <w:rPr>
          <w:rFonts w:ascii="宋体" w:eastAsia="宋体" w:hAnsi="宋体" w:hint="eastAsia"/>
          <w:sz w:val="24"/>
          <w:szCs w:val="24"/>
        </w:rPr>
        <w:t>申请受理接口；</w:t>
      </w:r>
    </w:p>
    <w:p w14:paraId="07AFE982" w14:textId="252B3DCD" w:rsidR="00CD0210" w:rsidRPr="00BC77C5" w:rsidRDefault="00CD0210" w:rsidP="0059677D">
      <w:pPr>
        <w:pStyle w:val="a3"/>
        <w:numPr>
          <w:ilvl w:val="0"/>
          <w:numId w:val="45"/>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根据K</w:t>
      </w:r>
      <w:r w:rsidRPr="00BC77C5">
        <w:rPr>
          <w:rFonts w:ascii="宋体" w:eastAsia="宋体" w:hAnsi="宋体"/>
          <w:sz w:val="24"/>
          <w:szCs w:val="24"/>
        </w:rPr>
        <w:t>3</w:t>
      </w:r>
      <w:r w:rsidRPr="00BC77C5">
        <w:rPr>
          <w:rFonts w:ascii="宋体" w:eastAsia="宋体" w:hAnsi="宋体" w:hint="eastAsia"/>
          <w:sz w:val="24"/>
          <w:szCs w:val="24"/>
        </w:rPr>
        <w:t>账户</w:t>
      </w:r>
      <w:r w:rsidR="008C7AE9" w:rsidRPr="00BC77C5">
        <w:rPr>
          <w:rFonts w:ascii="宋体" w:eastAsia="宋体" w:hAnsi="宋体" w:hint="eastAsia"/>
          <w:sz w:val="24"/>
          <w:szCs w:val="24"/>
        </w:rPr>
        <w:t>退费</w:t>
      </w:r>
      <w:r w:rsidRPr="00BC77C5">
        <w:rPr>
          <w:rFonts w:ascii="宋体" w:eastAsia="宋体" w:hAnsi="宋体" w:hint="eastAsia"/>
          <w:sz w:val="24"/>
          <w:szCs w:val="24"/>
        </w:rPr>
        <w:t>申请受理接口返回结果，进行后续的计费系统业务开通等处理。具体处理逻辑参见——</w:t>
      </w:r>
      <w:r w:rsidR="008C7AE9" w:rsidRPr="00BC77C5">
        <w:rPr>
          <w:rFonts w:ascii="宋体" w:eastAsia="宋体" w:hAnsi="宋体" w:hint="eastAsia"/>
          <w:sz w:val="24"/>
          <w:szCs w:val="24"/>
        </w:rPr>
        <w:t>导入</w:t>
      </w:r>
      <w:r w:rsidR="00FE0443" w:rsidRPr="00BC77C5">
        <w:rPr>
          <w:rFonts w:ascii="宋体" w:eastAsia="宋体" w:hAnsi="宋体" w:hint="eastAsia"/>
          <w:sz w:val="24"/>
          <w:szCs w:val="24"/>
        </w:rPr>
        <w:t>退费</w:t>
      </w:r>
      <w:r w:rsidR="008C7AE9" w:rsidRPr="00BC77C5">
        <w:rPr>
          <w:rFonts w:ascii="宋体" w:eastAsia="宋体" w:hAnsi="宋体" w:hint="eastAsia"/>
          <w:sz w:val="24"/>
          <w:szCs w:val="24"/>
        </w:rPr>
        <w:t>清单处理结果</w:t>
      </w:r>
      <w:r w:rsidRPr="00BC77C5">
        <w:rPr>
          <w:rFonts w:ascii="宋体" w:eastAsia="宋体" w:hAnsi="宋体" w:hint="eastAsia"/>
          <w:sz w:val="24"/>
          <w:szCs w:val="24"/>
        </w:rPr>
        <w:t>的处理流程；</w:t>
      </w:r>
    </w:p>
    <w:p w14:paraId="18B3FA65" w14:textId="77777777" w:rsidR="00CD0210" w:rsidRPr="00673E06" w:rsidRDefault="00CD0210" w:rsidP="00CD0210">
      <w:pPr>
        <w:rPr>
          <w:rFonts w:ascii="宋体" w:eastAsia="宋体" w:hAnsi="宋体"/>
        </w:rPr>
      </w:pPr>
    </w:p>
    <w:p w14:paraId="4555B852" w14:textId="4E19E262" w:rsidR="00901378" w:rsidRPr="00673E06" w:rsidRDefault="00901378" w:rsidP="00D01448">
      <w:pPr>
        <w:pStyle w:val="a3"/>
        <w:numPr>
          <w:ilvl w:val="1"/>
          <w:numId w:val="1"/>
        </w:numPr>
        <w:ind w:firstLineChars="0" w:firstLine="0"/>
        <w:outlineLvl w:val="1"/>
        <w:rPr>
          <w:rFonts w:ascii="宋体" w:eastAsia="宋体" w:hAnsi="宋体"/>
          <w:b/>
          <w:sz w:val="36"/>
        </w:rPr>
      </w:pPr>
      <w:r w:rsidRPr="00673E06">
        <w:rPr>
          <w:rFonts w:ascii="宋体" w:eastAsia="宋体" w:hAnsi="宋体" w:hint="eastAsia"/>
          <w:b/>
          <w:sz w:val="36"/>
        </w:rPr>
        <w:t>计费功能</w:t>
      </w:r>
      <w:r w:rsidR="00731C89" w:rsidRPr="00673E06">
        <w:rPr>
          <w:rFonts w:ascii="宋体" w:eastAsia="宋体" w:hAnsi="宋体" w:hint="eastAsia"/>
          <w:b/>
          <w:sz w:val="36"/>
        </w:rPr>
        <w:t>接口设计方案</w:t>
      </w:r>
    </w:p>
    <w:p w14:paraId="048D0B5E" w14:textId="77777777" w:rsidR="00901378" w:rsidRPr="00673E06" w:rsidRDefault="00901378"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计费功能对外提供接口实现</w:t>
      </w:r>
    </w:p>
    <w:p w14:paraId="31F9C601" w14:textId="77777777" w:rsidR="00901378" w:rsidRPr="00673E06" w:rsidRDefault="00901378" w:rsidP="00901378">
      <w:pPr>
        <w:rPr>
          <w:rFonts w:ascii="宋体" w:eastAsia="宋体" w:hAnsi="宋体"/>
        </w:rPr>
      </w:pPr>
    </w:p>
    <w:p w14:paraId="74EDA8D9" w14:textId="56173485" w:rsidR="0012686F" w:rsidRPr="00673E06" w:rsidRDefault="0012686F"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计费项目收费标准查询接口</w:t>
      </w:r>
    </w:p>
    <w:p w14:paraId="5346A2F0" w14:textId="6CC01AF3" w:rsidR="0012686F" w:rsidRPr="00673E06" w:rsidRDefault="0012686F" w:rsidP="0012686F">
      <w:pPr>
        <w:rPr>
          <w:rFonts w:ascii="宋体" w:eastAsia="宋体" w:hAnsi="宋体"/>
        </w:rPr>
      </w:pPr>
      <w:r w:rsidRPr="00673E06">
        <w:rPr>
          <w:rFonts w:ascii="宋体" w:eastAsia="宋体" w:hAnsi="宋体" w:hint="eastAsia"/>
        </w:rPr>
        <w:t>该接口主要实现外部系统实时查询当前计费系统中各计费项目对应的状态与收费标准。接口出入参数需求如下：</w:t>
      </w:r>
    </w:p>
    <w:tbl>
      <w:tblPr>
        <w:tblStyle w:val="a9"/>
        <w:tblW w:w="0" w:type="auto"/>
        <w:tblLook w:val="04A0" w:firstRow="1" w:lastRow="0" w:firstColumn="1" w:lastColumn="0" w:noHBand="0" w:noVBand="1"/>
      </w:tblPr>
      <w:tblGrid>
        <w:gridCol w:w="1129"/>
        <w:gridCol w:w="1985"/>
        <w:gridCol w:w="1701"/>
        <w:gridCol w:w="3481"/>
      </w:tblGrid>
      <w:tr w:rsidR="0012686F" w:rsidRPr="00673E06" w14:paraId="14D98CB5" w14:textId="77777777" w:rsidTr="006D2F1C">
        <w:tc>
          <w:tcPr>
            <w:tcW w:w="1129" w:type="dxa"/>
            <w:shd w:val="clear" w:color="auto" w:fill="D9E2F3" w:themeFill="accent1" w:themeFillTint="33"/>
          </w:tcPr>
          <w:p w14:paraId="3EF9F1BF" w14:textId="77777777" w:rsidR="0012686F" w:rsidRPr="00673E06" w:rsidRDefault="0012686F" w:rsidP="00B36F33">
            <w:pPr>
              <w:jc w:val="center"/>
              <w:rPr>
                <w:rFonts w:ascii="宋体" w:eastAsia="宋体" w:hAnsi="宋体"/>
                <w:sz w:val="22"/>
              </w:rPr>
            </w:pPr>
            <w:r w:rsidRPr="00673E06">
              <w:rPr>
                <w:rFonts w:ascii="宋体" w:eastAsia="宋体" w:hAnsi="宋体" w:hint="eastAsia"/>
                <w:sz w:val="22"/>
              </w:rPr>
              <w:t>参数类型</w:t>
            </w:r>
          </w:p>
        </w:tc>
        <w:tc>
          <w:tcPr>
            <w:tcW w:w="1985" w:type="dxa"/>
            <w:shd w:val="clear" w:color="auto" w:fill="D9E2F3" w:themeFill="accent1" w:themeFillTint="33"/>
          </w:tcPr>
          <w:p w14:paraId="15BBF538" w14:textId="77777777" w:rsidR="0012686F" w:rsidRPr="00673E06" w:rsidRDefault="0012686F" w:rsidP="00B36F33">
            <w:pPr>
              <w:jc w:val="center"/>
              <w:rPr>
                <w:rFonts w:ascii="宋体" w:eastAsia="宋体" w:hAnsi="宋体"/>
                <w:sz w:val="22"/>
              </w:rPr>
            </w:pPr>
            <w:r w:rsidRPr="00673E06">
              <w:rPr>
                <w:rFonts w:ascii="宋体" w:eastAsia="宋体" w:hAnsi="宋体" w:hint="eastAsia"/>
                <w:sz w:val="22"/>
              </w:rPr>
              <w:t>参数名称</w:t>
            </w:r>
          </w:p>
        </w:tc>
        <w:tc>
          <w:tcPr>
            <w:tcW w:w="1701" w:type="dxa"/>
            <w:shd w:val="clear" w:color="auto" w:fill="D9E2F3" w:themeFill="accent1" w:themeFillTint="33"/>
          </w:tcPr>
          <w:p w14:paraId="66BB2E19" w14:textId="77777777" w:rsidR="0012686F" w:rsidRPr="00673E06" w:rsidRDefault="0012686F" w:rsidP="00B36F33">
            <w:pPr>
              <w:jc w:val="center"/>
              <w:rPr>
                <w:rFonts w:ascii="宋体" w:eastAsia="宋体" w:hAnsi="宋体"/>
                <w:sz w:val="22"/>
              </w:rPr>
            </w:pPr>
            <w:r w:rsidRPr="00673E06">
              <w:rPr>
                <w:rFonts w:ascii="宋体" w:eastAsia="宋体" w:hAnsi="宋体" w:hint="eastAsia"/>
                <w:sz w:val="22"/>
              </w:rPr>
              <w:t>参数类型</w:t>
            </w:r>
          </w:p>
        </w:tc>
        <w:tc>
          <w:tcPr>
            <w:tcW w:w="3481" w:type="dxa"/>
            <w:shd w:val="clear" w:color="auto" w:fill="D9E2F3" w:themeFill="accent1" w:themeFillTint="33"/>
          </w:tcPr>
          <w:p w14:paraId="35E45D3C" w14:textId="77777777" w:rsidR="0012686F" w:rsidRPr="00673E06" w:rsidRDefault="0012686F" w:rsidP="00B36F33">
            <w:pPr>
              <w:jc w:val="center"/>
              <w:rPr>
                <w:rFonts w:ascii="宋体" w:eastAsia="宋体" w:hAnsi="宋体"/>
                <w:sz w:val="22"/>
              </w:rPr>
            </w:pPr>
            <w:r w:rsidRPr="00673E06">
              <w:rPr>
                <w:rFonts w:ascii="宋体" w:eastAsia="宋体" w:hAnsi="宋体" w:hint="eastAsia"/>
                <w:sz w:val="22"/>
              </w:rPr>
              <w:t>参数说明</w:t>
            </w:r>
          </w:p>
        </w:tc>
      </w:tr>
      <w:tr w:rsidR="0012686F" w:rsidRPr="00673E06" w14:paraId="429C44AF" w14:textId="77777777" w:rsidTr="006D2F1C">
        <w:tc>
          <w:tcPr>
            <w:tcW w:w="1129" w:type="dxa"/>
          </w:tcPr>
          <w:p w14:paraId="78F7C149" w14:textId="77777777" w:rsidR="0012686F" w:rsidRPr="00673E06" w:rsidRDefault="0012686F" w:rsidP="00B36F33">
            <w:pPr>
              <w:rPr>
                <w:rFonts w:ascii="宋体" w:eastAsia="宋体" w:hAnsi="宋体"/>
                <w:sz w:val="22"/>
              </w:rPr>
            </w:pPr>
            <w:r w:rsidRPr="00673E06">
              <w:rPr>
                <w:rFonts w:ascii="宋体" w:eastAsia="宋体" w:hAnsi="宋体" w:hint="eastAsia"/>
                <w:sz w:val="22"/>
              </w:rPr>
              <w:t>入参</w:t>
            </w:r>
          </w:p>
        </w:tc>
        <w:tc>
          <w:tcPr>
            <w:tcW w:w="1985" w:type="dxa"/>
          </w:tcPr>
          <w:p w14:paraId="53BEFCF0" w14:textId="5F3290FC" w:rsidR="0012686F" w:rsidRPr="00673E06" w:rsidRDefault="0012686F" w:rsidP="00B36F33">
            <w:pPr>
              <w:rPr>
                <w:rFonts w:ascii="宋体" w:eastAsia="宋体" w:hAnsi="宋体"/>
                <w:sz w:val="22"/>
              </w:rPr>
            </w:pPr>
            <w:r w:rsidRPr="00673E06">
              <w:rPr>
                <w:rFonts w:ascii="宋体" w:eastAsia="宋体" w:hAnsi="宋体" w:hint="eastAsia"/>
                <w:sz w:val="22"/>
              </w:rPr>
              <w:t>计费项目编码</w:t>
            </w:r>
          </w:p>
        </w:tc>
        <w:tc>
          <w:tcPr>
            <w:tcW w:w="1701" w:type="dxa"/>
          </w:tcPr>
          <w:p w14:paraId="60FA60EC" w14:textId="77777777" w:rsidR="0012686F" w:rsidRPr="00673E06" w:rsidRDefault="0012686F" w:rsidP="00B36F33">
            <w:pPr>
              <w:rPr>
                <w:rFonts w:ascii="宋体" w:eastAsia="宋体" w:hAnsi="宋体"/>
                <w:sz w:val="22"/>
              </w:rPr>
            </w:pPr>
            <w:r w:rsidRPr="00673E06">
              <w:rPr>
                <w:rFonts w:ascii="宋体" w:eastAsia="宋体" w:hAnsi="宋体" w:hint="eastAsia"/>
                <w:sz w:val="22"/>
              </w:rPr>
              <w:t>文本、必填</w:t>
            </w:r>
          </w:p>
        </w:tc>
        <w:tc>
          <w:tcPr>
            <w:tcW w:w="3481" w:type="dxa"/>
          </w:tcPr>
          <w:p w14:paraId="0065207E" w14:textId="77777777" w:rsidR="0012686F" w:rsidRPr="00673E06" w:rsidRDefault="0012686F" w:rsidP="00B36F33">
            <w:pPr>
              <w:rPr>
                <w:rFonts w:ascii="宋体" w:eastAsia="宋体" w:hAnsi="宋体"/>
                <w:sz w:val="22"/>
              </w:rPr>
            </w:pPr>
          </w:p>
        </w:tc>
      </w:tr>
      <w:tr w:rsidR="0012686F" w:rsidRPr="00673E06" w14:paraId="6E2C9703" w14:textId="77777777" w:rsidTr="006D2F1C">
        <w:tc>
          <w:tcPr>
            <w:tcW w:w="1129" w:type="dxa"/>
          </w:tcPr>
          <w:p w14:paraId="0003CF49" w14:textId="7EF7D112" w:rsidR="0012686F" w:rsidRPr="00673E06" w:rsidRDefault="0012686F" w:rsidP="00B36F33">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2D33DFFD" w14:textId="6D838F66" w:rsidR="0012686F" w:rsidRPr="00673E06" w:rsidRDefault="0012686F" w:rsidP="00B36F33">
            <w:pPr>
              <w:rPr>
                <w:rFonts w:ascii="宋体" w:eastAsia="宋体" w:hAnsi="宋体"/>
                <w:sz w:val="22"/>
              </w:rPr>
            </w:pPr>
            <w:r w:rsidRPr="00673E06">
              <w:rPr>
                <w:rFonts w:ascii="宋体" w:eastAsia="宋体" w:hAnsi="宋体" w:hint="eastAsia"/>
                <w:sz w:val="22"/>
              </w:rPr>
              <w:t>计费项目名称</w:t>
            </w:r>
          </w:p>
        </w:tc>
        <w:tc>
          <w:tcPr>
            <w:tcW w:w="1701" w:type="dxa"/>
          </w:tcPr>
          <w:p w14:paraId="3A24B6CB" w14:textId="77777777" w:rsidR="0012686F" w:rsidRPr="00673E06" w:rsidRDefault="0012686F" w:rsidP="00B36F33">
            <w:pPr>
              <w:rPr>
                <w:rFonts w:ascii="宋体" w:eastAsia="宋体" w:hAnsi="宋体"/>
                <w:sz w:val="22"/>
              </w:rPr>
            </w:pPr>
            <w:r w:rsidRPr="00673E06">
              <w:rPr>
                <w:rFonts w:ascii="宋体" w:eastAsia="宋体" w:hAnsi="宋体" w:hint="eastAsia"/>
                <w:sz w:val="22"/>
              </w:rPr>
              <w:t>文本、必填</w:t>
            </w:r>
          </w:p>
        </w:tc>
        <w:tc>
          <w:tcPr>
            <w:tcW w:w="3481" w:type="dxa"/>
          </w:tcPr>
          <w:p w14:paraId="2D854ECB" w14:textId="77777777" w:rsidR="0012686F" w:rsidRPr="00673E06" w:rsidRDefault="0012686F" w:rsidP="00B36F33">
            <w:pPr>
              <w:rPr>
                <w:rFonts w:ascii="宋体" w:eastAsia="宋体" w:hAnsi="宋体"/>
                <w:sz w:val="22"/>
              </w:rPr>
            </w:pPr>
          </w:p>
        </w:tc>
      </w:tr>
      <w:tr w:rsidR="0012686F" w:rsidRPr="00673E06" w14:paraId="37CC9CC9" w14:textId="77777777" w:rsidTr="006D2F1C">
        <w:tc>
          <w:tcPr>
            <w:tcW w:w="1129" w:type="dxa"/>
          </w:tcPr>
          <w:p w14:paraId="3FAA430E" w14:textId="77777777" w:rsidR="0012686F" w:rsidRPr="00673E06" w:rsidRDefault="0012686F" w:rsidP="00B36F33">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01DB3865" w14:textId="50A5890B" w:rsidR="0012686F" w:rsidRPr="00673E06" w:rsidRDefault="0012686F" w:rsidP="00B36F33">
            <w:pPr>
              <w:rPr>
                <w:rFonts w:ascii="宋体" w:eastAsia="宋体" w:hAnsi="宋体"/>
                <w:sz w:val="22"/>
              </w:rPr>
            </w:pPr>
            <w:r w:rsidRPr="00673E06">
              <w:rPr>
                <w:rFonts w:ascii="宋体" w:eastAsia="宋体" w:hAnsi="宋体" w:hint="eastAsia"/>
                <w:sz w:val="22"/>
              </w:rPr>
              <w:t>计费项目状态</w:t>
            </w:r>
          </w:p>
        </w:tc>
        <w:tc>
          <w:tcPr>
            <w:tcW w:w="1701" w:type="dxa"/>
          </w:tcPr>
          <w:p w14:paraId="520F3908" w14:textId="77777777" w:rsidR="0012686F" w:rsidRPr="00673E06" w:rsidRDefault="0012686F" w:rsidP="00B36F33">
            <w:pPr>
              <w:rPr>
                <w:rFonts w:ascii="宋体" w:eastAsia="宋体" w:hAnsi="宋体"/>
                <w:sz w:val="22"/>
              </w:rPr>
            </w:pPr>
            <w:r w:rsidRPr="00673E06">
              <w:rPr>
                <w:rFonts w:ascii="宋体" w:eastAsia="宋体" w:hAnsi="宋体" w:hint="eastAsia"/>
                <w:sz w:val="22"/>
              </w:rPr>
              <w:t>文本</w:t>
            </w:r>
          </w:p>
        </w:tc>
        <w:tc>
          <w:tcPr>
            <w:tcW w:w="3481" w:type="dxa"/>
          </w:tcPr>
          <w:p w14:paraId="2D0BC68B" w14:textId="77777777" w:rsidR="0012686F" w:rsidRPr="00673E06" w:rsidRDefault="0012686F" w:rsidP="00B36F33">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包括：正常、暂停、失效</w:t>
            </w:r>
          </w:p>
        </w:tc>
      </w:tr>
      <w:tr w:rsidR="0012686F" w:rsidRPr="00673E06" w14:paraId="13716A10" w14:textId="77777777" w:rsidTr="006D2F1C">
        <w:tc>
          <w:tcPr>
            <w:tcW w:w="1129" w:type="dxa"/>
          </w:tcPr>
          <w:p w14:paraId="3FA7A023" w14:textId="77777777" w:rsidR="0012686F" w:rsidRPr="00673E06" w:rsidRDefault="0012686F" w:rsidP="00B36F33">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1CB745BE" w14:textId="0B78EEE9" w:rsidR="0012686F" w:rsidRPr="00673E06" w:rsidRDefault="0012686F" w:rsidP="00B36F33">
            <w:pPr>
              <w:rPr>
                <w:rFonts w:ascii="宋体" w:eastAsia="宋体" w:hAnsi="宋体"/>
                <w:sz w:val="22"/>
              </w:rPr>
            </w:pPr>
            <w:r w:rsidRPr="00673E06">
              <w:rPr>
                <w:rFonts w:ascii="宋体" w:eastAsia="宋体" w:hAnsi="宋体" w:hint="eastAsia"/>
                <w:sz w:val="22"/>
              </w:rPr>
              <w:t>计费项目收费标准</w:t>
            </w:r>
          </w:p>
        </w:tc>
        <w:tc>
          <w:tcPr>
            <w:tcW w:w="1701" w:type="dxa"/>
          </w:tcPr>
          <w:p w14:paraId="3DFB5A7F" w14:textId="21151282" w:rsidR="0012686F" w:rsidRPr="00673E06" w:rsidRDefault="0012686F" w:rsidP="00B36F33">
            <w:pPr>
              <w:rPr>
                <w:rFonts w:ascii="宋体" w:eastAsia="宋体" w:hAnsi="宋体"/>
                <w:sz w:val="22"/>
              </w:rPr>
            </w:pPr>
            <w:r w:rsidRPr="00673E06">
              <w:rPr>
                <w:rFonts w:ascii="宋体" w:eastAsia="宋体" w:hAnsi="宋体" w:hint="eastAsia"/>
                <w:sz w:val="22"/>
              </w:rPr>
              <w:t>数值</w:t>
            </w:r>
            <w:r w:rsidR="006D2F1C" w:rsidRPr="00673E06">
              <w:rPr>
                <w:rFonts w:ascii="宋体" w:eastAsia="宋体" w:hAnsi="宋体" w:hint="eastAsia"/>
                <w:sz w:val="22"/>
              </w:rPr>
              <w:t>+收费标准</w:t>
            </w:r>
          </w:p>
        </w:tc>
        <w:tc>
          <w:tcPr>
            <w:tcW w:w="3481" w:type="dxa"/>
          </w:tcPr>
          <w:p w14:paraId="6ECB971F" w14:textId="77777777" w:rsidR="0012686F" w:rsidRPr="00673E06" w:rsidRDefault="0012686F" w:rsidP="00B36F33">
            <w:pPr>
              <w:rPr>
                <w:rFonts w:ascii="宋体" w:eastAsia="宋体" w:hAnsi="宋体"/>
                <w:sz w:val="22"/>
              </w:rPr>
            </w:pPr>
          </w:p>
        </w:tc>
      </w:tr>
      <w:tr w:rsidR="009973DD" w:rsidRPr="00673E06" w14:paraId="7014E493" w14:textId="77777777" w:rsidTr="006D2F1C">
        <w:tc>
          <w:tcPr>
            <w:tcW w:w="1129" w:type="dxa"/>
          </w:tcPr>
          <w:p w14:paraId="19CF8430" w14:textId="7E8E8E07" w:rsidR="009973DD" w:rsidRPr="00673E06" w:rsidRDefault="009973DD" w:rsidP="009973DD">
            <w:pPr>
              <w:rPr>
                <w:rFonts w:ascii="宋体" w:eastAsia="宋体" w:hAnsi="宋体"/>
                <w:sz w:val="22"/>
              </w:rPr>
            </w:pPr>
            <w:proofErr w:type="gramStart"/>
            <w:r>
              <w:rPr>
                <w:rFonts w:ascii="宋体" w:eastAsia="宋体" w:hAnsi="宋体" w:hint="eastAsia"/>
                <w:sz w:val="22"/>
              </w:rPr>
              <w:t>出参</w:t>
            </w:r>
            <w:proofErr w:type="gramEnd"/>
          </w:p>
        </w:tc>
        <w:tc>
          <w:tcPr>
            <w:tcW w:w="1985" w:type="dxa"/>
          </w:tcPr>
          <w:p w14:paraId="490EE953" w14:textId="3DEB9602" w:rsidR="009973DD" w:rsidRPr="00673E06" w:rsidRDefault="009973DD" w:rsidP="009973DD">
            <w:pPr>
              <w:rPr>
                <w:rFonts w:ascii="宋体" w:eastAsia="宋体" w:hAnsi="宋体"/>
                <w:sz w:val="22"/>
              </w:rPr>
            </w:pPr>
            <w:r>
              <w:rPr>
                <w:rFonts w:ascii="宋体" w:eastAsia="宋体" w:hAnsi="宋体" w:hint="eastAsia"/>
                <w:sz w:val="22"/>
              </w:rPr>
              <w:t>前置条件</w:t>
            </w:r>
          </w:p>
        </w:tc>
        <w:tc>
          <w:tcPr>
            <w:tcW w:w="1701" w:type="dxa"/>
          </w:tcPr>
          <w:p w14:paraId="5C19DE5B" w14:textId="11E6A11F" w:rsidR="009973DD" w:rsidRPr="00673E06" w:rsidRDefault="009973DD" w:rsidP="009973DD">
            <w:pPr>
              <w:rPr>
                <w:rFonts w:ascii="宋体" w:eastAsia="宋体" w:hAnsi="宋体"/>
                <w:sz w:val="22"/>
              </w:rPr>
            </w:pPr>
            <w:r>
              <w:rPr>
                <w:rFonts w:ascii="宋体" w:eastAsia="宋体" w:hAnsi="宋体" w:hint="eastAsia"/>
                <w:sz w:val="22"/>
              </w:rPr>
              <w:t>文本</w:t>
            </w:r>
          </w:p>
        </w:tc>
        <w:tc>
          <w:tcPr>
            <w:tcW w:w="3481" w:type="dxa"/>
          </w:tcPr>
          <w:p w14:paraId="677434A7" w14:textId="77777777" w:rsidR="009973DD" w:rsidRPr="00673E06" w:rsidRDefault="009973DD" w:rsidP="009973DD">
            <w:pPr>
              <w:rPr>
                <w:rFonts w:ascii="宋体" w:eastAsia="宋体" w:hAnsi="宋体"/>
                <w:sz w:val="22"/>
              </w:rPr>
            </w:pPr>
          </w:p>
        </w:tc>
      </w:tr>
      <w:tr w:rsidR="009973DD" w:rsidRPr="00673E06" w14:paraId="4CAD06F1" w14:textId="77777777" w:rsidTr="006D2F1C">
        <w:tc>
          <w:tcPr>
            <w:tcW w:w="1129" w:type="dxa"/>
          </w:tcPr>
          <w:p w14:paraId="10AD15C9" w14:textId="0F5EFE66" w:rsidR="009973DD" w:rsidRPr="00673E06" w:rsidRDefault="009973DD" w:rsidP="009973DD">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5B298002" w14:textId="4A52472D" w:rsidR="009973DD" w:rsidRDefault="009973DD" w:rsidP="009973DD">
            <w:pPr>
              <w:rPr>
                <w:rFonts w:ascii="宋体" w:eastAsia="宋体" w:hAnsi="宋体"/>
                <w:sz w:val="22"/>
              </w:rPr>
            </w:pPr>
            <w:r>
              <w:rPr>
                <w:rFonts w:ascii="宋体" w:eastAsia="宋体" w:hAnsi="宋体" w:hint="eastAsia"/>
                <w:sz w:val="22"/>
              </w:rPr>
              <w:t>限定渠道</w:t>
            </w:r>
          </w:p>
        </w:tc>
        <w:tc>
          <w:tcPr>
            <w:tcW w:w="1701" w:type="dxa"/>
          </w:tcPr>
          <w:p w14:paraId="6220AB36" w14:textId="5181650F" w:rsidR="009973DD" w:rsidRPr="00673E06" w:rsidRDefault="009973DD" w:rsidP="009973DD">
            <w:pPr>
              <w:rPr>
                <w:rFonts w:ascii="宋体" w:eastAsia="宋体" w:hAnsi="宋体"/>
                <w:sz w:val="22"/>
              </w:rPr>
            </w:pPr>
            <w:r w:rsidRPr="00673E06">
              <w:rPr>
                <w:rFonts w:ascii="宋体" w:eastAsia="宋体" w:hAnsi="宋体" w:hint="eastAsia"/>
                <w:sz w:val="22"/>
              </w:rPr>
              <w:t>文本</w:t>
            </w:r>
          </w:p>
        </w:tc>
        <w:tc>
          <w:tcPr>
            <w:tcW w:w="3481" w:type="dxa"/>
          </w:tcPr>
          <w:p w14:paraId="1A551255" w14:textId="77777777" w:rsidR="009973DD" w:rsidRPr="00673E06" w:rsidRDefault="009973DD" w:rsidP="009973DD">
            <w:pPr>
              <w:rPr>
                <w:rFonts w:ascii="宋体" w:eastAsia="宋体" w:hAnsi="宋体"/>
                <w:sz w:val="22"/>
              </w:rPr>
            </w:pPr>
          </w:p>
        </w:tc>
      </w:tr>
      <w:tr w:rsidR="009973DD" w:rsidRPr="00673E06" w14:paraId="1AE0BB4F" w14:textId="77777777" w:rsidTr="006D2F1C">
        <w:tc>
          <w:tcPr>
            <w:tcW w:w="1129" w:type="dxa"/>
          </w:tcPr>
          <w:p w14:paraId="602564E2" w14:textId="3A7E9486" w:rsidR="009973DD" w:rsidRPr="00673E06" w:rsidRDefault="009973DD" w:rsidP="009973DD">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159C1C34" w14:textId="68760925" w:rsidR="009973DD" w:rsidRDefault="009973DD" w:rsidP="009973DD">
            <w:pPr>
              <w:rPr>
                <w:rFonts w:ascii="宋体" w:eastAsia="宋体" w:hAnsi="宋体"/>
                <w:sz w:val="22"/>
              </w:rPr>
            </w:pPr>
            <w:r>
              <w:rPr>
                <w:rFonts w:ascii="宋体" w:eastAsia="宋体" w:hAnsi="宋体" w:hint="eastAsia"/>
                <w:sz w:val="22"/>
              </w:rPr>
              <w:t>品牌</w:t>
            </w:r>
            <w:r w:rsidR="0012371F">
              <w:rPr>
                <w:rFonts w:ascii="宋体" w:eastAsia="宋体" w:hAnsi="宋体" w:hint="eastAsia"/>
                <w:sz w:val="22"/>
              </w:rPr>
              <w:t>限定</w:t>
            </w:r>
          </w:p>
        </w:tc>
        <w:tc>
          <w:tcPr>
            <w:tcW w:w="1701" w:type="dxa"/>
          </w:tcPr>
          <w:p w14:paraId="20F2B229" w14:textId="268FE44D" w:rsidR="009973DD" w:rsidRPr="00673E06" w:rsidRDefault="009973DD" w:rsidP="009973DD">
            <w:pPr>
              <w:rPr>
                <w:rFonts w:ascii="宋体" w:eastAsia="宋体" w:hAnsi="宋体"/>
                <w:sz w:val="22"/>
              </w:rPr>
            </w:pPr>
            <w:r w:rsidRPr="00673E06">
              <w:rPr>
                <w:rFonts w:ascii="宋体" w:eastAsia="宋体" w:hAnsi="宋体" w:hint="eastAsia"/>
                <w:sz w:val="22"/>
              </w:rPr>
              <w:t>文本</w:t>
            </w:r>
          </w:p>
        </w:tc>
        <w:tc>
          <w:tcPr>
            <w:tcW w:w="3481" w:type="dxa"/>
          </w:tcPr>
          <w:p w14:paraId="19A99C60" w14:textId="77777777" w:rsidR="009973DD" w:rsidRPr="00673E06" w:rsidRDefault="009973DD" w:rsidP="009973DD">
            <w:pPr>
              <w:rPr>
                <w:rFonts w:ascii="宋体" w:eastAsia="宋体" w:hAnsi="宋体"/>
                <w:sz w:val="22"/>
              </w:rPr>
            </w:pPr>
          </w:p>
        </w:tc>
      </w:tr>
      <w:tr w:rsidR="0012371F" w:rsidRPr="00673E06" w14:paraId="37ABCC7C" w14:textId="77777777" w:rsidTr="006D2F1C">
        <w:tc>
          <w:tcPr>
            <w:tcW w:w="1129" w:type="dxa"/>
          </w:tcPr>
          <w:p w14:paraId="31224C91" w14:textId="1707D6FD" w:rsidR="0012371F" w:rsidRPr="00673E06" w:rsidRDefault="0012371F" w:rsidP="009973DD">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0BE0183E" w14:textId="54D072E8" w:rsidR="0012371F" w:rsidRDefault="0012371F" w:rsidP="009973DD">
            <w:pPr>
              <w:rPr>
                <w:rFonts w:ascii="宋体" w:eastAsia="宋体" w:hAnsi="宋体"/>
                <w:sz w:val="22"/>
              </w:rPr>
            </w:pPr>
            <w:r>
              <w:rPr>
                <w:rFonts w:ascii="宋体" w:eastAsia="宋体" w:hAnsi="宋体" w:hint="eastAsia"/>
                <w:sz w:val="22"/>
              </w:rPr>
              <w:t>品类限定</w:t>
            </w:r>
          </w:p>
        </w:tc>
        <w:tc>
          <w:tcPr>
            <w:tcW w:w="1701" w:type="dxa"/>
          </w:tcPr>
          <w:p w14:paraId="2F0EB387" w14:textId="44AA5562" w:rsidR="0012371F" w:rsidRPr="00673E06" w:rsidRDefault="0012371F" w:rsidP="009973DD">
            <w:pPr>
              <w:rPr>
                <w:rFonts w:ascii="宋体" w:eastAsia="宋体" w:hAnsi="宋体"/>
                <w:sz w:val="22"/>
              </w:rPr>
            </w:pPr>
            <w:r w:rsidRPr="00673E06">
              <w:rPr>
                <w:rFonts w:ascii="宋体" w:eastAsia="宋体" w:hAnsi="宋体" w:hint="eastAsia"/>
                <w:sz w:val="22"/>
              </w:rPr>
              <w:t>文本</w:t>
            </w:r>
          </w:p>
        </w:tc>
        <w:tc>
          <w:tcPr>
            <w:tcW w:w="3481" w:type="dxa"/>
          </w:tcPr>
          <w:p w14:paraId="620A13F0" w14:textId="77777777" w:rsidR="0012371F" w:rsidRPr="00673E06" w:rsidRDefault="0012371F" w:rsidP="009973DD">
            <w:pPr>
              <w:rPr>
                <w:rFonts w:ascii="宋体" w:eastAsia="宋体" w:hAnsi="宋体"/>
                <w:sz w:val="22"/>
              </w:rPr>
            </w:pPr>
          </w:p>
        </w:tc>
      </w:tr>
      <w:tr w:rsidR="00606692" w:rsidRPr="00673E06" w14:paraId="4B70C254" w14:textId="77777777" w:rsidTr="006D2F1C">
        <w:tc>
          <w:tcPr>
            <w:tcW w:w="1129" w:type="dxa"/>
          </w:tcPr>
          <w:p w14:paraId="67DB015C" w14:textId="3FDBED0D" w:rsidR="00606692" w:rsidRPr="00673E06" w:rsidRDefault="00606692" w:rsidP="009973DD">
            <w:pPr>
              <w:rPr>
                <w:rFonts w:ascii="宋体" w:eastAsia="宋体" w:hAnsi="宋体"/>
                <w:sz w:val="22"/>
              </w:rPr>
            </w:pPr>
            <w:proofErr w:type="gramStart"/>
            <w:r>
              <w:rPr>
                <w:rFonts w:ascii="宋体" w:eastAsia="宋体" w:hAnsi="宋体" w:hint="eastAsia"/>
                <w:sz w:val="22"/>
              </w:rPr>
              <w:t>出参</w:t>
            </w:r>
            <w:proofErr w:type="gramEnd"/>
          </w:p>
        </w:tc>
        <w:tc>
          <w:tcPr>
            <w:tcW w:w="1985" w:type="dxa"/>
          </w:tcPr>
          <w:p w14:paraId="57D0110B" w14:textId="7850A162" w:rsidR="00606692" w:rsidRDefault="00606692" w:rsidP="009973DD">
            <w:pPr>
              <w:rPr>
                <w:rFonts w:ascii="宋体" w:eastAsia="宋体" w:hAnsi="宋体"/>
                <w:sz w:val="22"/>
              </w:rPr>
            </w:pPr>
            <w:r>
              <w:rPr>
                <w:rFonts w:ascii="宋体" w:eastAsia="宋体" w:hAnsi="宋体" w:hint="eastAsia"/>
                <w:sz w:val="22"/>
              </w:rPr>
              <w:t>子品类限定</w:t>
            </w:r>
          </w:p>
        </w:tc>
        <w:tc>
          <w:tcPr>
            <w:tcW w:w="1701" w:type="dxa"/>
          </w:tcPr>
          <w:p w14:paraId="642ABF0A" w14:textId="484C2EC0" w:rsidR="00606692" w:rsidRPr="00673E06" w:rsidRDefault="00606692" w:rsidP="009973DD">
            <w:pPr>
              <w:rPr>
                <w:rFonts w:ascii="宋体" w:eastAsia="宋体" w:hAnsi="宋体"/>
                <w:sz w:val="22"/>
              </w:rPr>
            </w:pPr>
            <w:r>
              <w:rPr>
                <w:rFonts w:ascii="宋体" w:eastAsia="宋体" w:hAnsi="宋体" w:hint="eastAsia"/>
                <w:sz w:val="22"/>
              </w:rPr>
              <w:t>文本</w:t>
            </w:r>
          </w:p>
        </w:tc>
        <w:tc>
          <w:tcPr>
            <w:tcW w:w="3481" w:type="dxa"/>
          </w:tcPr>
          <w:p w14:paraId="56EFDFFD" w14:textId="77777777" w:rsidR="00606692" w:rsidRPr="00673E06" w:rsidRDefault="00606692" w:rsidP="009973DD">
            <w:pPr>
              <w:rPr>
                <w:rFonts w:ascii="宋体" w:eastAsia="宋体" w:hAnsi="宋体"/>
                <w:sz w:val="22"/>
              </w:rPr>
            </w:pPr>
          </w:p>
        </w:tc>
      </w:tr>
    </w:tbl>
    <w:p w14:paraId="20D6D0CB" w14:textId="18DCBFD5" w:rsidR="0012686F" w:rsidRPr="00673E06" w:rsidRDefault="00FD2056"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本地账户余额与消费清单查询接口</w:t>
      </w:r>
    </w:p>
    <w:p w14:paraId="37D0B854" w14:textId="77777777" w:rsidR="00901378" w:rsidRPr="00673E06" w:rsidRDefault="00901378" w:rsidP="00901378">
      <w:pPr>
        <w:rPr>
          <w:rFonts w:ascii="宋体" w:eastAsia="宋体" w:hAnsi="宋体"/>
        </w:rPr>
      </w:pPr>
      <w:r w:rsidRPr="00673E06">
        <w:rPr>
          <w:rFonts w:ascii="宋体" w:eastAsia="宋体" w:hAnsi="宋体" w:hint="eastAsia"/>
        </w:rPr>
        <w:t>该接口主要实现外部系统查询对应计费账号余额。接口出入参数需求如下：</w:t>
      </w:r>
    </w:p>
    <w:tbl>
      <w:tblPr>
        <w:tblStyle w:val="a9"/>
        <w:tblW w:w="0" w:type="auto"/>
        <w:tblLook w:val="04A0" w:firstRow="1" w:lastRow="0" w:firstColumn="1" w:lastColumn="0" w:noHBand="0" w:noVBand="1"/>
      </w:tblPr>
      <w:tblGrid>
        <w:gridCol w:w="1129"/>
        <w:gridCol w:w="1843"/>
        <w:gridCol w:w="1418"/>
        <w:gridCol w:w="3906"/>
      </w:tblGrid>
      <w:tr w:rsidR="00901378" w:rsidRPr="00673E06" w14:paraId="35325E39" w14:textId="77777777" w:rsidTr="008C5B31">
        <w:tc>
          <w:tcPr>
            <w:tcW w:w="1129" w:type="dxa"/>
            <w:shd w:val="clear" w:color="auto" w:fill="D9E2F3" w:themeFill="accent1" w:themeFillTint="33"/>
          </w:tcPr>
          <w:p w14:paraId="5D3C2FA0"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参数类型</w:t>
            </w:r>
          </w:p>
        </w:tc>
        <w:tc>
          <w:tcPr>
            <w:tcW w:w="1843" w:type="dxa"/>
            <w:shd w:val="clear" w:color="auto" w:fill="D9E2F3" w:themeFill="accent1" w:themeFillTint="33"/>
          </w:tcPr>
          <w:p w14:paraId="68FC0768"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参数名称</w:t>
            </w:r>
          </w:p>
        </w:tc>
        <w:tc>
          <w:tcPr>
            <w:tcW w:w="1418" w:type="dxa"/>
            <w:shd w:val="clear" w:color="auto" w:fill="D9E2F3" w:themeFill="accent1" w:themeFillTint="33"/>
          </w:tcPr>
          <w:p w14:paraId="27B50B68"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参数类型</w:t>
            </w:r>
          </w:p>
        </w:tc>
        <w:tc>
          <w:tcPr>
            <w:tcW w:w="3906" w:type="dxa"/>
            <w:shd w:val="clear" w:color="auto" w:fill="D9E2F3" w:themeFill="accent1" w:themeFillTint="33"/>
          </w:tcPr>
          <w:p w14:paraId="67835A76"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参数说明</w:t>
            </w:r>
          </w:p>
        </w:tc>
      </w:tr>
      <w:tr w:rsidR="00901378" w:rsidRPr="00673E06" w14:paraId="69571C39" w14:textId="77777777" w:rsidTr="008C5B31">
        <w:tc>
          <w:tcPr>
            <w:tcW w:w="1129" w:type="dxa"/>
          </w:tcPr>
          <w:p w14:paraId="68558620"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3407562A" w14:textId="7FB096C5" w:rsidR="00901378" w:rsidRPr="00673E06" w:rsidRDefault="00B96D82" w:rsidP="008C5B31">
            <w:pPr>
              <w:rPr>
                <w:rFonts w:ascii="宋体" w:eastAsia="宋体" w:hAnsi="宋体"/>
                <w:sz w:val="22"/>
              </w:rPr>
            </w:pPr>
            <w:r w:rsidRPr="00673E06">
              <w:rPr>
                <w:rFonts w:ascii="宋体" w:eastAsia="宋体" w:hAnsi="宋体" w:hint="eastAsia"/>
                <w:sz w:val="22"/>
              </w:rPr>
              <w:t>计费账户</w:t>
            </w:r>
            <w:r w:rsidR="00901378" w:rsidRPr="00673E06">
              <w:rPr>
                <w:rFonts w:ascii="宋体" w:eastAsia="宋体" w:hAnsi="宋体" w:hint="eastAsia"/>
                <w:sz w:val="22"/>
              </w:rPr>
              <w:t>类型</w:t>
            </w:r>
          </w:p>
        </w:tc>
        <w:tc>
          <w:tcPr>
            <w:tcW w:w="1418" w:type="dxa"/>
          </w:tcPr>
          <w:p w14:paraId="18814940"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32E3D45F" w14:textId="77777777" w:rsidR="00901378" w:rsidRPr="00673E06" w:rsidRDefault="00901378" w:rsidP="008C5B31">
            <w:pPr>
              <w:rPr>
                <w:rFonts w:ascii="宋体" w:eastAsia="宋体" w:hAnsi="宋体"/>
                <w:sz w:val="22"/>
              </w:rPr>
            </w:pPr>
          </w:p>
        </w:tc>
      </w:tr>
      <w:tr w:rsidR="00901378" w:rsidRPr="00673E06" w14:paraId="2F81FAFD" w14:textId="77777777" w:rsidTr="008C5B31">
        <w:tc>
          <w:tcPr>
            <w:tcW w:w="1129" w:type="dxa"/>
          </w:tcPr>
          <w:p w14:paraId="4DE29D22"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09B306CF" w14:textId="4DFE2BE9" w:rsidR="00901378" w:rsidRPr="00673E06" w:rsidRDefault="00B96D82" w:rsidP="008C5B31">
            <w:pPr>
              <w:rPr>
                <w:rFonts w:ascii="宋体" w:eastAsia="宋体" w:hAnsi="宋体"/>
                <w:sz w:val="22"/>
              </w:rPr>
            </w:pPr>
            <w:r w:rsidRPr="00673E06">
              <w:rPr>
                <w:rFonts w:ascii="宋体" w:eastAsia="宋体" w:hAnsi="宋体" w:hint="eastAsia"/>
                <w:sz w:val="22"/>
              </w:rPr>
              <w:t>计费账户</w:t>
            </w:r>
          </w:p>
        </w:tc>
        <w:tc>
          <w:tcPr>
            <w:tcW w:w="1418" w:type="dxa"/>
          </w:tcPr>
          <w:p w14:paraId="3418E46E"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3A001066" w14:textId="77777777" w:rsidR="00901378" w:rsidRPr="00673E06" w:rsidRDefault="00901378" w:rsidP="008C5B31">
            <w:pPr>
              <w:rPr>
                <w:rFonts w:ascii="宋体" w:eastAsia="宋体" w:hAnsi="宋体"/>
                <w:sz w:val="22"/>
              </w:rPr>
            </w:pPr>
          </w:p>
        </w:tc>
      </w:tr>
      <w:tr w:rsidR="00901378" w:rsidRPr="00673E06" w14:paraId="0ED438E8" w14:textId="77777777" w:rsidTr="008C5B31">
        <w:tc>
          <w:tcPr>
            <w:tcW w:w="1129" w:type="dxa"/>
          </w:tcPr>
          <w:p w14:paraId="28867EE6"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4ABEFFDE" w14:textId="77777777" w:rsidR="00901378" w:rsidRPr="00673E06" w:rsidRDefault="00901378" w:rsidP="008C5B31">
            <w:pPr>
              <w:rPr>
                <w:rFonts w:ascii="宋体" w:eastAsia="宋体" w:hAnsi="宋体"/>
                <w:sz w:val="22"/>
              </w:rPr>
            </w:pPr>
            <w:r w:rsidRPr="00673E06">
              <w:rPr>
                <w:rFonts w:ascii="宋体" w:eastAsia="宋体" w:hAnsi="宋体" w:hint="eastAsia"/>
                <w:sz w:val="22"/>
              </w:rPr>
              <w:t>账号状态</w:t>
            </w:r>
          </w:p>
        </w:tc>
        <w:tc>
          <w:tcPr>
            <w:tcW w:w="1418" w:type="dxa"/>
          </w:tcPr>
          <w:p w14:paraId="1C6AB7F9"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45209A82"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包括：正常、暂停、失效</w:t>
            </w:r>
          </w:p>
        </w:tc>
      </w:tr>
      <w:tr w:rsidR="00901378" w:rsidRPr="00673E06" w14:paraId="2720D66D" w14:textId="77777777" w:rsidTr="008C5B31">
        <w:tc>
          <w:tcPr>
            <w:tcW w:w="1129" w:type="dxa"/>
          </w:tcPr>
          <w:p w14:paraId="7E97E149"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23AAB8E3" w14:textId="77777777" w:rsidR="00901378" w:rsidRPr="00673E06" w:rsidRDefault="00901378" w:rsidP="008C5B31">
            <w:pPr>
              <w:rPr>
                <w:rFonts w:ascii="宋体" w:eastAsia="宋体" w:hAnsi="宋体"/>
                <w:sz w:val="22"/>
              </w:rPr>
            </w:pPr>
            <w:r w:rsidRPr="00673E06">
              <w:rPr>
                <w:rFonts w:ascii="宋体" w:eastAsia="宋体" w:hAnsi="宋体" w:hint="eastAsia"/>
                <w:sz w:val="22"/>
              </w:rPr>
              <w:t>账号可用余额</w:t>
            </w:r>
          </w:p>
        </w:tc>
        <w:tc>
          <w:tcPr>
            <w:tcW w:w="1418" w:type="dxa"/>
          </w:tcPr>
          <w:p w14:paraId="6783B09B" w14:textId="77777777" w:rsidR="00901378" w:rsidRPr="00673E06" w:rsidRDefault="00901378" w:rsidP="008C5B31">
            <w:pPr>
              <w:rPr>
                <w:rFonts w:ascii="宋体" w:eastAsia="宋体" w:hAnsi="宋体"/>
                <w:sz w:val="22"/>
              </w:rPr>
            </w:pPr>
            <w:r w:rsidRPr="00673E06">
              <w:rPr>
                <w:rFonts w:ascii="宋体" w:eastAsia="宋体" w:hAnsi="宋体" w:hint="eastAsia"/>
                <w:sz w:val="22"/>
              </w:rPr>
              <w:t>数值</w:t>
            </w:r>
          </w:p>
        </w:tc>
        <w:tc>
          <w:tcPr>
            <w:tcW w:w="3906" w:type="dxa"/>
          </w:tcPr>
          <w:p w14:paraId="421B29D6" w14:textId="77777777" w:rsidR="00901378" w:rsidRPr="00673E06" w:rsidRDefault="00901378" w:rsidP="008C5B31">
            <w:pPr>
              <w:rPr>
                <w:rFonts w:ascii="宋体" w:eastAsia="宋体" w:hAnsi="宋体"/>
                <w:sz w:val="22"/>
              </w:rPr>
            </w:pPr>
          </w:p>
        </w:tc>
      </w:tr>
      <w:tr w:rsidR="00901378" w:rsidRPr="00673E06" w14:paraId="5958DDA6" w14:textId="77777777" w:rsidTr="008C5B31">
        <w:tc>
          <w:tcPr>
            <w:tcW w:w="1129" w:type="dxa"/>
          </w:tcPr>
          <w:p w14:paraId="31CEEBB7"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6A359655" w14:textId="77777777" w:rsidR="00901378" w:rsidRPr="00673E06" w:rsidRDefault="00901378" w:rsidP="008C5B31">
            <w:pPr>
              <w:rPr>
                <w:rFonts w:ascii="宋体" w:eastAsia="宋体" w:hAnsi="宋体"/>
                <w:sz w:val="22"/>
              </w:rPr>
            </w:pPr>
            <w:r w:rsidRPr="00673E06">
              <w:rPr>
                <w:rFonts w:ascii="宋体" w:eastAsia="宋体" w:hAnsi="宋体" w:hint="eastAsia"/>
                <w:sz w:val="22"/>
              </w:rPr>
              <w:t>账号已预扣总额</w:t>
            </w:r>
          </w:p>
        </w:tc>
        <w:tc>
          <w:tcPr>
            <w:tcW w:w="1418" w:type="dxa"/>
          </w:tcPr>
          <w:p w14:paraId="24D52654" w14:textId="77777777" w:rsidR="00901378" w:rsidRPr="00673E06" w:rsidRDefault="00901378" w:rsidP="008C5B31">
            <w:pPr>
              <w:rPr>
                <w:rFonts w:ascii="宋体" w:eastAsia="宋体" w:hAnsi="宋体"/>
                <w:sz w:val="22"/>
              </w:rPr>
            </w:pPr>
          </w:p>
        </w:tc>
        <w:tc>
          <w:tcPr>
            <w:tcW w:w="3906" w:type="dxa"/>
          </w:tcPr>
          <w:p w14:paraId="202C2A20" w14:textId="77777777" w:rsidR="00901378" w:rsidRPr="00673E06" w:rsidRDefault="00901378" w:rsidP="008C5B31">
            <w:pPr>
              <w:rPr>
                <w:rFonts w:ascii="宋体" w:eastAsia="宋体" w:hAnsi="宋体"/>
                <w:sz w:val="22"/>
              </w:rPr>
            </w:pPr>
          </w:p>
        </w:tc>
      </w:tr>
      <w:tr w:rsidR="00FD2056" w:rsidRPr="00673E06" w14:paraId="6BF04CE0" w14:textId="77777777" w:rsidTr="008C5B31">
        <w:tc>
          <w:tcPr>
            <w:tcW w:w="1129" w:type="dxa"/>
          </w:tcPr>
          <w:p w14:paraId="32C52D4D" w14:textId="3264468E" w:rsidR="00FD2056" w:rsidRPr="00673E06" w:rsidRDefault="00FD2056" w:rsidP="00FD2056">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5167BD43" w14:textId="4BF37546" w:rsidR="00FD2056" w:rsidRPr="00673E06" w:rsidRDefault="00FD2056" w:rsidP="00FD2056">
            <w:pPr>
              <w:rPr>
                <w:rFonts w:ascii="宋体" w:eastAsia="宋体" w:hAnsi="宋体"/>
                <w:sz w:val="22"/>
              </w:rPr>
            </w:pPr>
            <w:r w:rsidRPr="00673E06">
              <w:rPr>
                <w:rFonts w:ascii="宋体" w:eastAsia="宋体" w:hAnsi="宋体" w:hint="eastAsia"/>
                <w:sz w:val="22"/>
              </w:rPr>
              <w:t>消费清单查询地址</w:t>
            </w:r>
          </w:p>
        </w:tc>
        <w:tc>
          <w:tcPr>
            <w:tcW w:w="1418" w:type="dxa"/>
          </w:tcPr>
          <w:p w14:paraId="13D48876" w14:textId="55E6E767" w:rsidR="00FD2056" w:rsidRPr="00673E06" w:rsidRDefault="00FD2056" w:rsidP="00FD2056">
            <w:pPr>
              <w:rPr>
                <w:rFonts w:ascii="宋体" w:eastAsia="宋体" w:hAnsi="宋体"/>
                <w:sz w:val="22"/>
              </w:rPr>
            </w:pPr>
            <w:r w:rsidRPr="00673E06">
              <w:rPr>
                <w:rFonts w:ascii="宋体" w:eastAsia="宋体" w:hAnsi="宋体" w:hint="eastAsia"/>
                <w:sz w:val="22"/>
              </w:rPr>
              <w:t>文本</w:t>
            </w:r>
          </w:p>
        </w:tc>
        <w:tc>
          <w:tcPr>
            <w:tcW w:w="3906" w:type="dxa"/>
          </w:tcPr>
          <w:p w14:paraId="5B83D787" w14:textId="1648469E" w:rsidR="00FD2056" w:rsidRPr="00673E06" w:rsidRDefault="00FD2056" w:rsidP="00FD2056">
            <w:pPr>
              <w:rPr>
                <w:rFonts w:ascii="宋体" w:eastAsia="宋体" w:hAnsi="宋体"/>
                <w:sz w:val="22"/>
              </w:rPr>
            </w:pPr>
            <w:r w:rsidRPr="00673E06">
              <w:rPr>
                <w:rFonts w:ascii="宋体" w:eastAsia="宋体" w:hAnsi="宋体" w:hint="eastAsia"/>
                <w:sz w:val="22"/>
              </w:rPr>
              <w:t>附加计费账户信息的费用明细清单查询功能跳转链接地址；</w:t>
            </w:r>
          </w:p>
        </w:tc>
      </w:tr>
    </w:tbl>
    <w:p w14:paraId="3645F4A2" w14:textId="76063F8F" w:rsidR="00901378" w:rsidRPr="00673E06" w:rsidRDefault="004F0548"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本地</w:t>
      </w:r>
      <w:r w:rsidR="00901378" w:rsidRPr="00673E06">
        <w:rPr>
          <w:rFonts w:ascii="宋体" w:eastAsia="宋体" w:hAnsi="宋体" w:hint="eastAsia"/>
          <w:b/>
          <w:sz w:val="28"/>
        </w:rPr>
        <w:t>账户余额校验与</w:t>
      </w:r>
      <w:proofErr w:type="gramStart"/>
      <w:r w:rsidR="00901378" w:rsidRPr="00673E06">
        <w:rPr>
          <w:rFonts w:ascii="宋体" w:eastAsia="宋体" w:hAnsi="宋体" w:hint="eastAsia"/>
          <w:b/>
          <w:sz w:val="28"/>
        </w:rPr>
        <w:t>预扣费接口</w:t>
      </w:r>
      <w:proofErr w:type="gramEnd"/>
    </w:p>
    <w:p w14:paraId="34C6AE5D" w14:textId="7180A8EF" w:rsidR="00901378" w:rsidRPr="00673E06" w:rsidRDefault="00901378" w:rsidP="00901378">
      <w:pPr>
        <w:rPr>
          <w:rFonts w:ascii="宋体" w:eastAsia="宋体" w:hAnsi="宋体"/>
        </w:rPr>
      </w:pPr>
      <w:r w:rsidRPr="00673E06">
        <w:rPr>
          <w:rFonts w:ascii="宋体" w:eastAsia="宋体" w:hAnsi="宋体" w:hint="eastAsia"/>
        </w:rPr>
        <w:t xml:space="preserve"> </w:t>
      </w:r>
      <w:r w:rsidRPr="00673E06">
        <w:rPr>
          <w:rFonts w:ascii="宋体" w:eastAsia="宋体" w:hAnsi="宋体"/>
        </w:rPr>
        <w:t xml:space="preserve">  </w:t>
      </w:r>
      <w:r w:rsidRPr="00673E06">
        <w:rPr>
          <w:rFonts w:ascii="宋体" w:eastAsia="宋体" w:hAnsi="宋体" w:hint="eastAsia"/>
        </w:rPr>
        <w:t>该接口主要实现外部</w:t>
      </w:r>
      <w:r w:rsidR="00DE2736" w:rsidRPr="00673E06">
        <w:rPr>
          <w:rFonts w:ascii="宋体" w:eastAsia="宋体" w:hAnsi="宋体" w:hint="eastAsia"/>
        </w:rPr>
        <w:t>系统响应计费项目</w:t>
      </w:r>
      <w:r w:rsidRPr="00673E06">
        <w:rPr>
          <w:rFonts w:ascii="宋体" w:eastAsia="宋体" w:hAnsi="宋体" w:hint="eastAsia"/>
        </w:rPr>
        <w:t>服务前，调用该接口实现账户余额校验与预占。</w:t>
      </w:r>
    </w:p>
    <w:p w14:paraId="451BF283" w14:textId="77777777" w:rsidR="00901378" w:rsidRPr="00673E06" w:rsidRDefault="00901378" w:rsidP="00901378">
      <w:pPr>
        <w:rPr>
          <w:rFonts w:ascii="宋体" w:eastAsia="宋体" w:hAnsi="宋体"/>
        </w:rPr>
      </w:pPr>
      <w:r w:rsidRPr="00673E06">
        <w:rPr>
          <w:rFonts w:ascii="宋体" w:eastAsia="宋体" w:hAnsi="宋体" w:hint="eastAsia"/>
        </w:rPr>
        <w:t xml:space="preserve"> </w:t>
      </w:r>
      <w:r w:rsidRPr="00673E06">
        <w:rPr>
          <w:rFonts w:ascii="宋体" w:eastAsia="宋体" w:hAnsi="宋体"/>
        </w:rPr>
        <w:t xml:space="preserve">   </w:t>
      </w:r>
      <w:r w:rsidRPr="00673E06">
        <w:rPr>
          <w:rFonts w:ascii="宋体" w:eastAsia="宋体" w:hAnsi="宋体" w:hint="eastAsia"/>
        </w:rPr>
        <w:t>接口出入参数需求如下：</w:t>
      </w:r>
    </w:p>
    <w:tbl>
      <w:tblPr>
        <w:tblStyle w:val="a9"/>
        <w:tblW w:w="0" w:type="auto"/>
        <w:tblLook w:val="04A0" w:firstRow="1" w:lastRow="0" w:firstColumn="1" w:lastColumn="0" w:noHBand="0" w:noVBand="1"/>
      </w:tblPr>
      <w:tblGrid>
        <w:gridCol w:w="1129"/>
        <w:gridCol w:w="1843"/>
        <w:gridCol w:w="1418"/>
        <w:gridCol w:w="3906"/>
      </w:tblGrid>
      <w:tr w:rsidR="00901378" w:rsidRPr="00673E06" w14:paraId="48D95F81" w14:textId="77777777" w:rsidTr="008C5B31">
        <w:tc>
          <w:tcPr>
            <w:tcW w:w="1129" w:type="dxa"/>
            <w:shd w:val="clear" w:color="auto" w:fill="D9E2F3" w:themeFill="accent1" w:themeFillTint="33"/>
          </w:tcPr>
          <w:p w14:paraId="5C33656D"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参数类型</w:t>
            </w:r>
          </w:p>
        </w:tc>
        <w:tc>
          <w:tcPr>
            <w:tcW w:w="1843" w:type="dxa"/>
            <w:shd w:val="clear" w:color="auto" w:fill="D9E2F3" w:themeFill="accent1" w:themeFillTint="33"/>
          </w:tcPr>
          <w:p w14:paraId="3AC6FEA2"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参数名称</w:t>
            </w:r>
          </w:p>
        </w:tc>
        <w:tc>
          <w:tcPr>
            <w:tcW w:w="1418" w:type="dxa"/>
            <w:shd w:val="clear" w:color="auto" w:fill="D9E2F3" w:themeFill="accent1" w:themeFillTint="33"/>
          </w:tcPr>
          <w:p w14:paraId="7F23663D"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参数类型</w:t>
            </w:r>
          </w:p>
        </w:tc>
        <w:tc>
          <w:tcPr>
            <w:tcW w:w="3906" w:type="dxa"/>
            <w:shd w:val="clear" w:color="auto" w:fill="D9E2F3" w:themeFill="accent1" w:themeFillTint="33"/>
          </w:tcPr>
          <w:p w14:paraId="0C1626C1" w14:textId="77777777" w:rsidR="00901378" w:rsidRPr="00673E06" w:rsidRDefault="00901378" w:rsidP="008C5B31">
            <w:pPr>
              <w:jc w:val="center"/>
              <w:rPr>
                <w:rFonts w:ascii="宋体" w:eastAsia="宋体" w:hAnsi="宋体"/>
                <w:sz w:val="22"/>
              </w:rPr>
            </w:pPr>
            <w:r w:rsidRPr="00673E06">
              <w:rPr>
                <w:rFonts w:ascii="宋体" w:eastAsia="宋体" w:hAnsi="宋体" w:hint="eastAsia"/>
                <w:sz w:val="22"/>
              </w:rPr>
              <w:t>参数说明</w:t>
            </w:r>
          </w:p>
        </w:tc>
      </w:tr>
      <w:tr w:rsidR="00004E13" w:rsidRPr="00673E06" w14:paraId="23AA2B64" w14:textId="77777777" w:rsidTr="008C5B31">
        <w:tc>
          <w:tcPr>
            <w:tcW w:w="1129" w:type="dxa"/>
          </w:tcPr>
          <w:p w14:paraId="5631A3D7" w14:textId="42BF0A62" w:rsidR="00004E13" w:rsidRPr="00673E06" w:rsidRDefault="00004E13" w:rsidP="00004E13">
            <w:pPr>
              <w:rPr>
                <w:rFonts w:ascii="宋体" w:eastAsia="宋体" w:hAnsi="宋体"/>
                <w:sz w:val="22"/>
              </w:rPr>
            </w:pPr>
            <w:r w:rsidRPr="00673E06">
              <w:rPr>
                <w:rFonts w:ascii="宋体" w:eastAsia="宋体" w:hAnsi="宋体" w:hint="eastAsia"/>
                <w:sz w:val="22"/>
              </w:rPr>
              <w:t>入参</w:t>
            </w:r>
          </w:p>
        </w:tc>
        <w:tc>
          <w:tcPr>
            <w:tcW w:w="1843" w:type="dxa"/>
          </w:tcPr>
          <w:p w14:paraId="49674FFD" w14:textId="74061203" w:rsidR="00004E13" w:rsidRPr="00673E06" w:rsidRDefault="00004E13" w:rsidP="00004E13">
            <w:pPr>
              <w:rPr>
                <w:rFonts w:ascii="宋体" w:eastAsia="宋体" w:hAnsi="宋体"/>
                <w:sz w:val="22"/>
              </w:rPr>
            </w:pPr>
            <w:r w:rsidRPr="00673E06">
              <w:rPr>
                <w:rFonts w:ascii="宋体" w:eastAsia="宋体" w:hAnsi="宋体" w:hint="eastAsia"/>
                <w:sz w:val="22"/>
              </w:rPr>
              <w:t>计费账户类型</w:t>
            </w:r>
          </w:p>
        </w:tc>
        <w:tc>
          <w:tcPr>
            <w:tcW w:w="1418" w:type="dxa"/>
          </w:tcPr>
          <w:p w14:paraId="1B74716F" w14:textId="6DD0925F" w:rsidR="00004E13" w:rsidRPr="00673E06" w:rsidRDefault="00004E13" w:rsidP="00004E13">
            <w:pPr>
              <w:rPr>
                <w:rFonts w:ascii="宋体" w:eastAsia="宋体" w:hAnsi="宋体"/>
                <w:sz w:val="22"/>
              </w:rPr>
            </w:pPr>
            <w:r w:rsidRPr="00673E06">
              <w:rPr>
                <w:rFonts w:ascii="宋体" w:eastAsia="宋体" w:hAnsi="宋体" w:hint="eastAsia"/>
                <w:sz w:val="22"/>
              </w:rPr>
              <w:t>文本、必填</w:t>
            </w:r>
          </w:p>
        </w:tc>
        <w:tc>
          <w:tcPr>
            <w:tcW w:w="3906" w:type="dxa"/>
          </w:tcPr>
          <w:p w14:paraId="5D305E9A" w14:textId="77777777" w:rsidR="00004E13" w:rsidRPr="00673E06" w:rsidRDefault="00004E13" w:rsidP="00004E13">
            <w:pPr>
              <w:rPr>
                <w:rFonts w:ascii="宋体" w:eastAsia="宋体" w:hAnsi="宋体"/>
                <w:sz w:val="22"/>
              </w:rPr>
            </w:pPr>
          </w:p>
        </w:tc>
      </w:tr>
      <w:tr w:rsidR="00004E13" w:rsidRPr="00673E06" w14:paraId="1AA9A568" w14:textId="77777777" w:rsidTr="008C5B31">
        <w:tc>
          <w:tcPr>
            <w:tcW w:w="1129" w:type="dxa"/>
          </w:tcPr>
          <w:p w14:paraId="446B52E7" w14:textId="758C49EF" w:rsidR="00004E13" w:rsidRPr="00673E06" w:rsidRDefault="00004E13" w:rsidP="00004E13">
            <w:pPr>
              <w:rPr>
                <w:rFonts w:ascii="宋体" w:eastAsia="宋体" w:hAnsi="宋体"/>
                <w:sz w:val="22"/>
              </w:rPr>
            </w:pPr>
            <w:r w:rsidRPr="00673E06">
              <w:rPr>
                <w:rFonts w:ascii="宋体" w:eastAsia="宋体" w:hAnsi="宋体" w:hint="eastAsia"/>
                <w:sz w:val="22"/>
              </w:rPr>
              <w:t>入参</w:t>
            </w:r>
          </w:p>
        </w:tc>
        <w:tc>
          <w:tcPr>
            <w:tcW w:w="1843" w:type="dxa"/>
          </w:tcPr>
          <w:p w14:paraId="64584221" w14:textId="21FD46BE" w:rsidR="00004E13" w:rsidRPr="00673E06" w:rsidRDefault="00004E13" w:rsidP="00004E13">
            <w:pPr>
              <w:rPr>
                <w:rFonts w:ascii="宋体" w:eastAsia="宋体" w:hAnsi="宋体"/>
                <w:sz w:val="22"/>
              </w:rPr>
            </w:pPr>
            <w:r w:rsidRPr="00673E06">
              <w:rPr>
                <w:rFonts w:ascii="宋体" w:eastAsia="宋体" w:hAnsi="宋体" w:hint="eastAsia"/>
                <w:sz w:val="22"/>
              </w:rPr>
              <w:t>计费账户</w:t>
            </w:r>
          </w:p>
        </w:tc>
        <w:tc>
          <w:tcPr>
            <w:tcW w:w="1418" w:type="dxa"/>
          </w:tcPr>
          <w:p w14:paraId="28EDE081" w14:textId="0C8FB6AD" w:rsidR="00004E13" w:rsidRPr="00673E06" w:rsidRDefault="00004E13" w:rsidP="00004E13">
            <w:pPr>
              <w:rPr>
                <w:rFonts w:ascii="宋体" w:eastAsia="宋体" w:hAnsi="宋体"/>
                <w:sz w:val="22"/>
              </w:rPr>
            </w:pPr>
            <w:r w:rsidRPr="00673E06">
              <w:rPr>
                <w:rFonts w:ascii="宋体" w:eastAsia="宋体" w:hAnsi="宋体" w:hint="eastAsia"/>
                <w:sz w:val="22"/>
              </w:rPr>
              <w:t>文本、必填</w:t>
            </w:r>
          </w:p>
        </w:tc>
        <w:tc>
          <w:tcPr>
            <w:tcW w:w="3906" w:type="dxa"/>
          </w:tcPr>
          <w:p w14:paraId="48CA79A6" w14:textId="77777777" w:rsidR="00004E13" w:rsidRPr="00673E06" w:rsidRDefault="00004E13" w:rsidP="00004E13">
            <w:pPr>
              <w:rPr>
                <w:rFonts w:ascii="宋体" w:eastAsia="宋体" w:hAnsi="宋体"/>
                <w:sz w:val="22"/>
              </w:rPr>
            </w:pPr>
          </w:p>
        </w:tc>
      </w:tr>
      <w:tr w:rsidR="00901378" w:rsidRPr="00673E06" w14:paraId="59CA359D" w14:textId="77777777" w:rsidTr="008C5B31">
        <w:tc>
          <w:tcPr>
            <w:tcW w:w="1129" w:type="dxa"/>
          </w:tcPr>
          <w:p w14:paraId="524F4EF4" w14:textId="77777777" w:rsidR="00901378" w:rsidRPr="00673E06" w:rsidRDefault="00901378" w:rsidP="008C5B31">
            <w:pPr>
              <w:rPr>
                <w:rFonts w:ascii="宋体" w:eastAsia="宋体" w:hAnsi="宋体"/>
                <w:sz w:val="22"/>
              </w:rPr>
            </w:pPr>
            <w:r w:rsidRPr="00673E06">
              <w:rPr>
                <w:rFonts w:ascii="宋体" w:eastAsia="宋体" w:hAnsi="宋体" w:hint="eastAsia"/>
                <w:sz w:val="22"/>
              </w:rPr>
              <w:lastRenderedPageBreak/>
              <w:t>入参</w:t>
            </w:r>
          </w:p>
        </w:tc>
        <w:tc>
          <w:tcPr>
            <w:tcW w:w="1843" w:type="dxa"/>
          </w:tcPr>
          <w:p w14:paraId="4794C640" w14:textId="77777777" w:rsidR="00901378" w:rsidRPr="00673E06" w:rsidRDefault="00901378" w:rsidP="008C5B31">
            <w:pPr>
              <w:rPr>
                <w:rFonts w:ascii="宋体" w:eastAsia="宋体" w:hAnsi="宋体"/>
                <w:sz w:val="22"/>
              </w:rPr>
            </w:pPr>
            <w:r w:rsidRPr="00673E06">
              <w:rPr>
                <w:rFonts w:ascii="宋体" w:eastAsia="宋体" w:hAnsi="宋体" w:hint="eastAsia"/>
                <w:sz w:val="22"/>
              </w:rPr>
              <w:t>设计任务号</w:t>
            </w:r>
          </w:p>
        </w:tc>
        <w:tc>
          <w:tcPr>
            <w:tcW w:w="1418" w:type="dxa"/>
          </w:tcPr>
          <w:p w14:paraId="31865666"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09AD5608" w14:textId="77777777" w:rsidR="00901378" w:rsidRPr="00673E06" w:rsidRDefault="00901378" w:rsidP="008C5B31">
            <w:pPr>
              <w:rPr>
                <w:rFonts w:ascii="宋体" w:eastAsia="宋体" w:hAnsi="宋体"/>
                <w:sz w:val="22"/>
              </w:rPr>
            </w:pPr>
          </w:p>
        </w:tc>
      </w:tr>
      <w:tr w:rsidR="00901378" w:rsidRPr="00673E06" w14:paraId="18B3B837" w14:textId="77777777" w:rsidTr="008C5B31">
        <w:tc>
          <w:tcPr>
            <w:tcW w:w="1129" w:type="dxa"/>
          </w:tcPr>
          <w:p w14:paraId="3D77B78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34C89AAC" w14:textId="77777777" w:rsidR="00901378" w:rsidRPr="00673E06" w:rsidRDefault="00901378" w:rsidP="008C5B31">
            <w:pPr>
              <w:rPr>
                <w:rFonts w:ascii="宋体" w:eastAsia="宋体" w:hAnsi="宋体"/>
                <w:sz w:val="22"/>
              </w:rPr>
            </w:pPr>
            <w:r w:rsidRPr="00673E06">
              <w:rPr>
                <w:rFonts w:ascii="宋体" w:eastAsia="宋体" w:hAnsi="宋体" w:hint="eastAsia"/>
                <w:sz w:val="22"/>
              </w:rPr>
              <w:t>服务单号</w:t>
            </w:r>
          </w:p>
        </w:tc>
        <w:tc>
          <w:tcPr>
            <w:tcW w:w="1418" w:type="dxa"/>
          </w:tcPr>
          <w:p w14:paraId="0EE29027"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24C0EF94" w14:textId="77777777" w:rsidR="00901378" w:rsidRPr="00673E06" w:rsidRDefault="00901378" w:rsidP="008C5B31">
            <w:pPr>
              <w:rPr>
                <w:rFonts w:ascii="宋体" w:eastAsia="宋体" w:hAnsi="宋体"/>
                <w:sz w:val="22"/>
              </w:rPr>
            </w:pPr>
          </w:p>
        </w:tc>
      </w:tr>
      <w:tr w:rsidR="00901378" w:rsidRPr="00673E06" w14:paraId="716A1450" w14:textId="77777777" w:rsidTr="008C5B31">
        <w:tc>
          <w:tcPr>
            <w:tcW w:w="1129" w:type="dxa"/>
          </w:tcPr>
          <w:p w14:paraId="41AED95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6BD4C3C2" w14:textId="77777777" w:rsidR="00901378" w:rsidRPr="00673E06" w:rsidRDefault="00901378" w:rsidP="008C5B31">
            <w:pPr>
              <w:rPr>
                <w:rFonts w:ascii="宋体" w:eastAsia="宋体" w:hAnsi="宋体"/>
                <w:sz w:val="22"/>
              </w:rPr>
            </w:pPr>
            <w:r w:rsidRPr="00673E06">
              <w:rPr>
                <w:rFonts w:ascii="宋体" w:eastAsia="宋体" w:hAnsi="宋体" w:hint="eastAsia"/>
                <w:sz w:val="22"/>
              </w:rPr>
              <w:t>服务成果ID</w:t>
            </w:r>
          </w:p>
        </w:tc>
        <w:tc>
          <w:tcPr>
            <w:tcW w:w="1418" w:type="dxa"/>
          </w:tcPr>
          <w:p w14:paraId="5C66CB8E"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roofErr w:type="gramStart"/>
            <w:r w:rsidRPr="00673E06">
              <w:rPr>
                <w:rFonts w:ascii="宋体" w:eastAsia="宋体" w:hAnsi="宋体" w:hint="eastAsia"/>
                <w:sz w:val="22"/>
              </w:rPr>
              <w:t>必填项</w:t>
            </w:r>
            <w:proofErr w:type="gramEnd"/>
          </w:p>
        </w:tc>
        <w:tc>
          <w:tcPr>
            <w:tcW w:w="3906" w:type="dxa"/>
          </w:tcPr>
          <w:p w14:paraId="6E9BFDF2" w14:textId="77777777" w:rsidR="00901378" w:rsidRPr="00673E06" w:rsidRDefault="00901378" w:rsidP="008C5B31">
            <w:pPr>
              <w:rPr>
                <w:rFonts w:ascii="宋体" w:eastAsia="宋体" w:hAnsi="宋体"/>
                <w:sz w:val="22"/>
              </w:rPr>
            </w:pPr>
            <w:r w:rsidRPr="00673E06">
              <w:rPr>
                <w:rFonts w:ascii="宋体" w:eastAsia="宋体" w:hAnsi="宋体" w:hint="eastAsia"/>
                <w:sz w:val="22"/>
              </w:rPr>
              <w:t>由接口调用方（设计软件）保证唯一性</w:t>
            </w:r>
          </w:p>
        </w:tc>
      </w:tr>
      <w:tr w:rsidR="00901378" w:rsidRPr="00673E06" w14:paraId="05474FB2" w14:textId="77777777" w:rsidTr="008C5B31">
        <w:tc>
          <w:tcPr>
            <w:tcW w:w="1129" w:type="dxa"/>
          </w:tcPr>
          <w:p w14:paraId="0D9A3461"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6FD835B1" w14:textId="59C147C8" w:rsidR="00901378" w:rsidRPr="00673E06" w:rsidRDefault="00630425" w:rsidP="008C5B31">
            <w:pPr>
              <w:rPr>
                <w:rFonts w:ascii="宋体" w:eastAsia="宋体" w:hAnsi="宋体"/>
                <w:sz w:val="22"/>
              </w:rPr>
            </w:pPr>
            <w:r w:rsidRPr="00673E06">
              <w:rPr>
                <w:rFonts w:ascii="宋体" w:eastAsia="宋体" w:hAnsi="宋体" w:hint="eastAsia"/>
                <w:sz w:val="22"/>
              </w:rPr>
              <w:t>计费</w:t>
            </w:r>
            <w:r w:rsidR="00901378" w:rsidRPr="00673E06">
              <w:rPr>
                <w:rFonts w:ascii="宋体" w:eastAsia="宋体" w:hAnsi="宋体" w:hint="eastAsia"/>
                <w:sz w:val="22"/>
              </w:rPr>
              <w:t>项目编码</w:t>
            </w:r>
          </w:p>
        </w:tc>
        <w:tc>
          <w:tcPr>
            <w:tcW w:w="1418" w:type="dxa"/>
          </w:tcPr>
          <w:p w14:paraId="5490B9F1"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4F3A2918" w14:textId="77B5666D" w:rsidR="00901378" w:rsidRPr="00673E06" w:rsidRDefault="00630425" w:rsidP="008C5B31">
            <w:pPr>
              <w:rPr>
                <w:rFonts w:ascii="宋体" w:eastAsia="宋体" w:hAnsi="宋体"/>
                <w:sz w:val="22"/>
              </w:rPr>
            </w:pPr>
            <w:r w:rsidRPr="00673E06">
              <w:rPr>
                <w:rFonts w:ascii="宋体" w:eastAsia="宋体" w:hAnsi="宋体" w:hint="eastAsia"/>
                <w:sz w:val="22"/>
              </w:rPr>
              <w:t>计费</w:t>
            </w:r>
            <w:r w:rsidR="00901378" w:rsidRPr="00673E06">
              <w:rPr>
                <w:rFonts w:ascii="宋体" w:eastAsia="宋体" w:hAnsi="宋体" w:hint="eastAsia"/>
                <w:sz w:val="22"/>
              </w:rPr>
              <w:t>编码必须为有效的计费编码</w:t>
            </w:r>
          </w:p>
        </w:tc>
      </w:tr>
      <w:tr w:rsidR="00901378" w:rsidRPr="00673E06" w14:paraId="44F59737" w14:textId="77777777" w:rsidTr="008C5B31">
        <w:tc>
          <w:tcPr>
            <w:tcW w:w="1129" w:type="dxa"/>
          </w:tcPr>
          <w:p w14:paraId="1BC90834"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843" w:type="dxa"/>
          </w:tcPr>
          <w:p w14:paraId="0A4C70A3" w14:textId="77777777" w:rsidR="00901378" w:rsidRPr="00673E06" w:rsidRDefault="00901378" w:rsidP="008C5B31">
            <w:pPr>
              <w:rPr>
                <w:rFonts w:ascii="宋体" w:eastAsia="宋体" w:hAnsi="宋体"/>
                <w:sz w:val="22"/>
              </w:rPr>
            </w:pPr>
            <w:r w:rsidRPr="00673E06">
              <w:rPr>
                <w:rFonts w:ascii="宋体" w:eastAsia="宋体" w:hAnsi="宋体" w:hint="eastAsia"/>
                <w:sz w:val="22"/>
              </w:rPr>
              <w:t>费用清单说明</w:t>
            </w:r>
          </w:p>
        </w:tc>
        <w:tc>
          <w:tcPr>
            <w:tcW w:w="1418" w:type="dxa"/>
          </w:tcPr>
          <w:p w14:paraId="3189C41B"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0D34FDB4" w14:textId="77777777" w:rsidR="00901378" w:rsidRPr="00673E06" w:rsidRDefault="00901378" w:rsidP="008C5B31">
            <w:pPr>
              <w:rPr>
                <w:rFonts w:ascii="宋体" w:eastAsia="宋体" w:hAnsi="宋体"/>
                <w:sz w:val="22"/>
              </w:rPr>
            </w:pPr>
          </w:p>
        </w:tc>
      </w:tr>
      <w:tr w:rsidR="00901378" w:rsidRPr="00673E06" w14:paraId="60DB6FD8" w14:textId="77777777" w:rsidTr="008C5B31">
        <w:tc>
          <w:tcPr>
            <w:tcW w:w="1129" w:type="dxa"/>
          </w:tcPr>
          <w:p w14:paraId="1CB6F4FF"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31E19036" w14:textId="77777777" w:rsidR="00901378" w:rsidRPr="00673E06" w:rsidRDefault="00901378" w:rsidP="008C5B31">
            <w:pPr>
              <w:rPr>
                <w:rFonts w:ascii="宋体" w:eastAsia="宋体" w:hAnsi="宋体"/>
                <w:sz w:val="22"/>
              </w:rPr>
            </w:pPr>
            <w:r w:rsidRPr="00673E06">
              <w:rPr>
                <w:rFonts w:ascii="宋体" w:eastAsia="宋体" w:hAnsi="宋体" w:hint="eastAsia"/>
                <w:sz w:val="22"/>
              </w:rPr>
              <w:t>账号状态</w:t>
            </w:r>
          </w:p>
        </w:tc>
        <w:tc>
          <w:tcPr>
            <w:tcW w:w="1418" w:type="dxa"/>
          </w:tcPr>
          <w:p w14:paraId="35663C96"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2E2F1F95"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包括：正常、暂停、失效</w:t>
            </w:r>
          </w:p>
        </w:tc>
      </w:tr>
      <w:tr w:rsidR="00901378" w:rsidRPr="00673E06" w14:paraId="320BBF01" w14:textId="77777777" w:rsidTr="008C5B31">
        <w:tc>
          <w:tcPr>
            <w:tcW w:w="1129" w:type="dxa"/>
          </w:tcPr>
          <w:p w14:paraId="5D5E8DB4"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0F6F233C" w14:textId="77777777" w:rsidR="00901378" w:rsidRPr="00673E06" w:rsidRDefault="00901378" w:rsidP="008C5B31">
            <w:pPr>
              <w:rPr>
                <w:rFonts w:ascii="宋体" w:eastAsia="宋体" w:hAnsi="宋体"/>
                <w:sz w:val="22"/>
              </w:rPr>
            </w:pPr>
            <w:r w:rsidRPr="00673E06">
              <w:rPr>
                <w:rFonts w:ascii="宋体" w:eastAsia="宋体" w:hAnsi="宋体" w:hint="eastAsia"/>
                <w:sz w:val="22"/>
              </w:rPr>
              <w:t>账号可用余额</w:t>
            </w:r>
          </w:p>
        </w:tc>
        <w:tc>
          <w:tcPr>
            <w:tcW w:w="1418" w:type="dxa"/>
          </w:tcPr>
          <w:p w14:paraId="35A77D67" w14:textId="77777777" w:rsidR="00901378" w:rsidRPr="00673E06" w:rsidRDefault="00901378" w:rsidP="008C5B31">
            <w:pPr>
              <w:rPr>
                <w:rFonts w:ascii="宋体" w:eastAsia="宋体" w:hAnsi="宋体"/>
                <w:sz w:val="22"/>
              </w:rPr>
            </w:pPr>
            <w:r w:rsidRPr="00673E06">
              <w:rPr>
                <w:rFonts w:ascii="宋体" w:eastAsia="宋体" w:hAnsi="宋体" w:hint="eastAsia"/>
                <w:sz w:val="22"/>
              </w:rPr>
              <w:t>数值</w:t>
            </w:r>
          </w:p>
        </w:tc>
        <w:tc>
          <w:tcPr>
            <w:tcW w:w="3906" w:type="dxa"/>
          </w:tcPr>
          <w:p w14:paraId="7582B2A1" w14:textId="77777777" w:rsidR="00901378" w:rsidRPr="00673E06" w:rsidRDefault="00901378" w:rsidP="008C5B31">
            <w:pPr>
              <w:rPr>
                <w:rFonts w:ascii="宋体" w:eastAsia="宋体" w:hAnsi="宋体"/>
                <w:sz w:val="22"/>
              </w:rPr>
            </w:pPr>
          </w:p>
        </w:tc>
      </w:tr>
      <w:tr w:rsidR="00901378" w:rsidRPr="00673E06" w14:paraId="78BEA8D4" w14:textId="77777777" w:rsidTr="008C5B31">
        <w:tc>
          <w:tcPr>
            <w:tcW w:w="1129" w:type="dxa"/>
          </w:tcPr>
          <w:p w14:paraId="07AB4E3A"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51E4B7C6"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流水号</w:t>
            </w:r>
          </w:p>
        </w:tc>
        <w:tc>
          <w:tcPr>
            <w:tcW w:w="1418" w:type="dxa"/>
          </w:tcPr>
          <w:p w14:paraId="4E6B0351" w14:textId="77777777" w:rsidR="00901378" w:rsidRPr="00673E06" w:rsidRDefault="00901378" w:rsidP="008C5B31">
            <w:pPr>
              <w:rPr>
                <w:rFonts w:ascii="宋体" w:eastAsia="宋体" w:hAnsi="宋体"/>
                <w:sz w:val="22"/>
              </w:rPr>
            </w:pPr>
          </w:p>
        </w:tc>
        <w:tc>
          <w:tcPr>
            <w:tcW w:w="3906" w:type="dxa"/>
          </w:tcPr>
          <w:p w14:paraId="7A6B12D7" w14:textId="6BAA9820" w:rsidR="00901378" w:rsidRPr="00673E06" w:rsidRDefault="00901378" w:rsidP="008C5B31">
            <w:pPr>
              <w:rPr>
                <w:rFonts w:ascii="宋体" w:eastAsia="宋体" w:hAnsi="宋体"/>
                <w:sz w:val="22"/>
              </w:rPr>
            </w:pPr>
            <w:r w:rsidRPr="00673E06">
              <w:rPr>
                <w:rFonts w:ascii="宋体" w:eastAsia="宋体" w:hAnsi="宋体" w:hint="eastAsia"/>
                <w:sz w:val="22"/>
              </w:rPr>
              <w:t>流水号生成规则=</w:t>
            </w:r>
            <w:r w:rsidR="000E1628" w:rsidRPr="00673E06">
              <w:rPr>
                <w:rFonts w:ascii="宋体" w:eastAsia="宋体" w:hAnsi="宋体" w:hint="eastAsia"/>
                <w:sz w:val="22"/>
              </w:rPr>
              <w:t>计费账户</w:t>
            </w:r>
            <w:r w:rsidRPr="00673E06">
              <w:rPr>
                <w:rFonts w:ascii="宋体" w:eastAsia="宋体" w:hAnsi="宋体" w:hint="eastAsia"/>
                <w:sz w:val="22"/>
              </w:rPr>
              <w:t>+生成清单时间（精准到秒）+当天该设计软件发起</w:t>
            </w:r>
            <w:proofErr w:type="gramStart"/>
            <w:r w:rsidRPr="00673E06">
              <w:rPr>
                <w:rFonts w:ascii="宋体" w:eastAsia="宋体" w:hAnsi="宋体" w:hint="eastAsia"/>
                <w:sz w:val="22"/>
              </w:rPr>
              <w:t>的扣费清单</w:t>
            </w:r>
            <w:proofErr w:type="gramEnd"/>
            <w:r w:rsidRPr="00673E06">
              <w:rPr>
                <w:rFonts w:ascii="宋体" w:eastAsia="宋体" w:hAnsi="宋体" w:hint="eastAsia"/>
                <w:sz w:val="22"/>
              </w:rPr>
              <w:t>序列号</w:t>
            </w:r>
          </w:p>
        </w:tc>
      </w:tr>
    </w:tbl>
    <w:p w14:paraId="455FCE6B" w14:textId="241A9D4F" w:rsidR="00901378" w:rsidRPr="00673E06" w:rsidRDefault="00901378" w:rsidP="00901378">
      <w:pPr>
        <w:pStyle w:val="a3"/>
        <w:rPr>
          <w:rFonts w:ascii="宋体" w:eastAsia="宋体" w:hAnsi="宋体"/>
          <w:b/>
          <w:sz w:val="28"/>
        </w:rPr>
      </w:pPr>
      <w:r w:rsidRPr="00673E06">
        <w:rPr>
          <w:rFonts w:ascii="宋体" w:eastAsia="宋体" w:hAnsi="宋体" w:hint="eastAsia"/>
        </w:rPr>
        <w:t>接口数据处理逻辑参见</w:t>
      </w:r>
      <w:r w:rsidR="00EF5B69" w:rsidRPr="00673E06">
        <w:rPr>
          <w:rFonts w:ascii="宋体" w:eastAsia="宋体" w:hAnsi="宋体" w:hint="eastAsia"/>
        </w:rPr>
        <w:t>本地</w:t>
      </w:r>
      <w:r w:rsidRPr="00673E06">
        <w:rPr>
          <w:rFonts w:ascii="宋体" w:eastAsia="宋体" w:hAnsi="宋体" w:hint="eastAsia"/>
        </w:rPr>
        <w:t>账户余额校验与</w:t>
      </w:r>
      <w:proofErr w:type="gramStart"/>
      <w:r w:rsidRPr="00673E06">
        <w:rPr>
          <w:rFonts w:ascii="宋体" w:eastAsia="宋体" w:hAnsi="宋体" w:hint="eastAsia"/>
        </w:rPr>
        <w:t>预扣费子</w:t>
      </w:r>
      <w:proofErr w:type="gramEnd"/>
      <w:r w:rsidRPr="00673E06">
        <w:rPr>
          <w:rFonts w:ascii="宋体" w:eastAsia="宋体" w:hAnsi="宋体" w:hint="eastAsia"/>
        </w:rPr>
        <w:t>流程；</w:t>
      </w:r>
    </w:p>
    <w:p w14:paraId="077EAD06" w14:textId="77777777" w:rsidR="00901378" w:rsidRPr="00673E06" w:rsidRDefault="00901378"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撤销</w:t>
      </w:r>
      <w:proofErr w:type="gramStart"/>
      <w:r w:rsidRPr="00673E06">
        <w:rPr>
          <w:rFonts w:ascii="宋体" w:eastAsia="宋体" w:hAnsi="宋体" w:hint="eastAsia"/>
          <w:b/>
          <w:sz w:val="28"/>
        </w:rPr>
        <w:t>预扣费清单</w:t>
      </w:r>
      <w:proofErr w:type="gramEnd"/>
      <w:r w:rsidRPr="00673E06">
        <w:rPr>
          <w:rFonts w:ascii="宋体" w:eastAsia="宋体" w:hAnsi="宋体" w:hint="eastAsia"/>
          <w:b/>
          <w:sz w:val="28"/>
        </w:rPr>
        <w:t>接口</w:t>
      </w:r>
    </w:p>
    <w:tbl>
      <w:tblPr>
        <w:tblStyle w:val="a9"/>
        <w:tblW w:w="0" w:type="auto"/>
        <w:tblLook w:val="04A0" w:firstRow="1" w:lastRow="0" w:firstColumn="1" w:lastColumn="0" w:noHBand="0" w:noVBand="1"/>
      </w:tblPr>
      <w:tblGrid>
        <w:gridCol w:w="1129"/>
        <w:gridCol w:w="1560"/>
        <w:gridCol w:w="1701"/>
        <w:gridCol w:w="3906"/>
      </w:tblGrid>
      <w:tr w:rsidR="00901378" w:rsidRPr="00673E06" w14:paraId="00B5D819" w14:textId="77777777" w:rsidTr="008C5B31">
        <w:tc>
          <w:tcPr>
            <w:tcW w:w="1129" w:type="dxa"/>
            <w:shd w:val="clear" w:color="auto" w:fill="D9E2F3" w:themeFill="accent1" w:themeFillTint="33"/>
          </w:tcPr>
          <w:p w14:paraId="21C083F7"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1560" w:type="dxa"/>
            <w:shd w:val="clear" w:color="auto" w:fill="D9E2F3" w:themeFill="accent1" w:themeFillTint="33"/>
          </w:tcPr>
          <w:p w14:paraId="71936AD3"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参数名称</w:t>
            </w:r>
          </w:p>
        </w:tc>
        <w:tc>
          <w:tcPr>
            <w:tcW w:w="1701" w:type="dxa"/>
            <w:shd w:val="clear" w:color="auto" w:fill="D9E2F3" w:themeFill="accent1" w:themeFillTint="33"/>
          </w:tcPr>
          <w:p w14:paraId="3F762786"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3906" w:type="dxa"/>
            <w:shd w:val="clear" w:color="auto" w:fill="D9E2F3" w:themeFill="accent1" w:themeFillTint="33"/>
          </w:tcPr>
          <w:p w14:paraId="32D717B9"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参数说明</w:t>
            </w:r>
          </w:p>
        </w:tc>
      </w:tr>
      <w:tr w:rsidR="00901378" w:rsidRPr="00673E06" w14:paraId="03CCDBE1" w14:textId="77777777" w:rsidTr="008C5B31">
        <w:tc>
          <w:tcPr>
            <w:tcW w:w="1129" w:type="dxa"/>
          </w:tcPr>
          <w:p w14:paraId="5B2FD9EC"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55C81E55" w14:textId="77777777" w:rsidR="00901378" w:rsidRPr="00673E06" w:rsidRDefault="00901378" w:rsidP="008C5B31">
            <w:pPr>
              <w:rPr>
                <w:rFonts w:ascii="宋体" w:eastAsia="宋体" w:hAnsi="宋体"/>
                <w:sz w:val="22"/>
              </w:rPr>
            </w:pPr>
            <w:r w:rsidRPr="00673E06">
              <w:rPr>
                <w:rFonts w:ascii="宋体" w:eastAsia="宋体" w:hAnsi="宋体" w:hint="eastAsia"/>
                <w:sz w:val="22"/>
              </w:rPr>
              <w:t>清单流水号</w:t>
            </w:r>
          </w:p>
        </w:tc>
        <w:tc>
          <w:tcPr>
            <w:tcW w:w="1701" w:type="dxa"/>
          </w:tcPr>
          <w:p w14:paraId="794081E3"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3AC3C798" w14:textId="77777777" w:rsidR="00901378" w:rsidRPr="00673E06" w:rsidRDefault="00901378" w:rsidP="008C5B31">
            <w:pPr>
              <w:rPr>
                <w:rFonts w:ascii="宋体" w:eastAsia="宋体" w:hAnsi="宋体"/>
                <w:sz w:val="22"/>
              </w:rPr>
            </w:pPr>
          </w:p>
        </w:tc>
      </w:tr>
      <w:tr w:rsidR="00426249" w:rsidRPr="00673E06" w14:paraId="0A570F2E" w14:textId="77777777" w:rsidTr="008C5B31">
        <w:tc>
          <w:tcPr>
            <w:tcW w:w="1129" w:type="dxa"/>
          </w:tcPr>
          <w:p w14:paraId="651BE90E" w14:textId="7D0F148F" w:rsidR="00426249" w:rsidRPr="00673E06" w:rsidRDefault="00426249" w:rsidP="00426249">
            <w:pPr>
              <w:rPr>
                <w:rFonts w:ascii="宋体" w:eastAsia="宋体" w:hAnsi="宋体"/>
                <w:sz w:val="22"/>
              </w:rPr>
            </w:pPr>
            <w:r w:rsidRPr="00673E06">
              <w:rPr>
                <w:rFonts w:ascii="宋体" w:eastAsia="宋体" w:hAnsi="宋体" w:hint="eastAsia"/>
                <w:sz w:val="22"/>
              </w:rPr>
              <w:t>入参</w:t>
            </w:r>
          </w:p>
        </w:tc>
        <w:tc>
          <w:tcPr>
            <w:tcW w:w="1560" w:type="dxa"/>
          </w:tcPr>
          <w:p w14:paraId="7AC89F44" w14:textId="526C295D" w:rsidR="00426249" w:rsidRPr="00673E06" w:rsidRDefault="00426249" w:rsidP="00426249">
            <w:pPr>
              <w:rPr>
                <w:rFonts w:ascii="宋体" w:eastAsia="宋体" w:hAnsi="宋体"/>
                <w:sz w:val="22"/>
              </w:rPr>
            </w:pPr>
            <w:r w:rsidRPr="00673E06">
              <w:rPr>
                <w:rFonts w:ascii="宋体" w:eastAsia="宋体" w:hAnsi="宋体" w:hint="eastAsia"/>
                <w:sz w:val="22"/>
              </w:rPr>
              <w:t>计费账户类型</w:t>
            </w:r>
          </w:p>
        </w:tc>
        <w:tc>
          <w:tcPr>
            <w:tcW w:w="1701" w:type="dxa"/>
          </w:tcPr>
          <w:p w14:paraId="7D92E418" w14:textId="178D8ECA" w:rsidR="00426249" w:rsidRPr="00673E06" w:rsidRDefault="00426249" w:rsidP="00426249">
            <w:pPr>
              <w:rPr>
                <w:rFonts w:ascii="宋体" w:eastAsia="宋体" w:hAnsi="宋体"/>
                <w:sz w:val="22"/>
              </w:rPr>
            </w:pPr>
            <w:r w:rsidRPr="00673E06">
              <w:rPr>
                <w:rFonts w:ascii="宋体" w:eastAsia="宋体" w:hAnsi="宋体" w:hint="eastAsia"/>
                <w:sz w:val="22"/>
              </w:rPr>
              <w:t>文本、必填</w:t>
            </w:r>
          </w:p>
        </w:tc>
        <w:tc>
          <w:tcPr>
            <w:tcW w:w="3906" w:type="dxa"/>
          </w:tcPr>
          <w:p w14:paraId="0745583F" w14:textId="77777777" w:rsidR="00426249" w:rsidRPr="00673E06" w:rsidRDefault="00426249" w:rsidP="00426249">
            <w:pPr>
              <w:rPr>
                <w:rFonts w:ascii="宋体" w:eastAsia="宋体" w:hAnsi="宋体"/>
                <w:sz w:val="22"/>
              </w:rPr>
            </w:pPr>
          </w:p>
        </w:tc>
      </w:tr>
      <w:tr w:rsidR="00426249" w:rsidRPr="00673E06" w14:paraId="59BEAF14" w14:textId="77777777" w:rsidTr="008C5B31">
        <w:tc>
          <w:tcPr>
            <w:tcW w:w="1129" w:type="dxa"/>
          </w:tcPr>
          <w:p w14:paraId="0AE5F794" w14:textId="2CAB966E" w:rsidR="00426249" w:rsidRPr="00673E06" w:rsidRDefault="00426249" w:rsidP="00426249">
            <w:pPr>
              <w:rPr>
                <w:rFonts w:ascii="宋体" w:eastAsia="宋体" w:hAnsi="宋体"/>
                <w:sz w:val="22"/>
              </w:rPr>
            </w:pPr>
            <w:r w:rsidRPr="00673E06">
              <w:rPr>
                <w:rFonts w:ascii="宋体" w:eastAsia="宋体" w:hAnsi="宋体" w:hint="eastAsia"/>
                <w:sz w:val="22"/>
              </w:rPr>
              <w:t>入参</w:t>
            </w:r>
          </w:p>
        </w:tc>
        <w:tc>
          <w:tcPr>
            <w:tcW w:w="1560" w:type="dxa"/>
          </w:tcPr>
          <w:p w14:paraId="335798A5" w14:textId="4DB6B288" w:rsidR="00426249" w:rsidRPr="00673E06" w:rsidRDefault="00426249" w:rsidP="00426249">
            <w:pPr>
              <w:rPr>
                <w:rFonts w:ascii="宋体" w:eastAsia="宋体" w:hAnsi="宋体"/>
                <w:sz w:val="22"/>
              </w:rPr>
            </w:pPr>
            <w:r w:rsidRPr="00673E06">
              <w:rPr>
                <w:rFonts w:ascii="宋体" w:eastAsia="宋体" w:hAnsi="宋体" w:hint="eastAsia"/>
                <w:sz w:val="22"/>
              </w:rPr>
              <w:t>计费账户</w:t>
            </w:r>
          </w:p>
        </w:tc>
        <w:tc>
          <w:tcPr>
            <w:tcW w:w="1701" w:type="dxa"/>
          </w:tcPr>
          <w:p w14:paraId="4287CE67" w14:textId="74EBEA90" w:rsidR="00426249" w:rsidRPr="00673E06" w:rsidRDefault="00426249" w:rsidP="00426249">
            <w:pPr>
              <w:rPr>
                <w:rFonts w:ascii="宋体" w:eastAsia="宋体" w:hAnsi="宋体"/>
                <w:sz w:val="22"/>
              </w:rPr>
            </w:pPr>
            <w:r w:rsidRPr="00673E06">
              <w:rPr>
                <w:rFonts w:ascii="宋体" w:eastAsia="宋体" w:hAnsi="宋体" w:hint="eastAsia"/>
                <w:sz w:val="22"/>
              </w:rPr>
              <w:t>文本、必填</w:t>
            </w:r>
          </w:p>
        </w:tc>
        <w:tc>
          <w:tcPr>
            <w:tcW w:w="3906" w:type="dxa"/>
          </w:tcPr>
          <w:p w14:paraId="6F0624CD" w14:textId="77777777" w:rsidR="00426249" w:rsidRPr="00673E06" w:rsidRDefault="00426249" w:rsidP="00426249">
            <w:pPr>
              <w:rPr>
                <w:rFonts w:ascii="宋体" w:eastAsia="宋体" w:hAnsi="宋体"/>
                <w:sz w:val="22"/>
              </w:rPr>
            </w:pPr>
          </w:p>
        </w:tc>
      </w:tr>
      <w:tr w:rsidR="00901378" w:rsidRPr="00673E06" w14:paraId="06BD8393" w14:textId="77777777" w:rsidTr="008C5B31">
        <w:tc>
          <w:tcPr>
            <w:tcW w:w="1129" w:type="dxa"/>
          </w:tcPr>
          <w:p w14:paraId="48EE0438"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6E24AE22" w14:textId="77777777" w:rsidR="00901378" w:rsidRPr="00673E06" w:rsidRDefault="00901378" w:rsidP="008C5B31">
            <w:pPr>
              <w:rPr>
                <w:rFonts w:ascii="宋体" w:eastAsia="宋体" w:hAnsi="宋体"/>
                <w:sz w:val="22"/>
              </w:rPr>
            </w:pPr>
            <w:r w:rsidRPr="00673E06">
              <w:rPr>
                <w:rFonts w:ascii="宋体" w:eastAsia="宋体" w:hAnsi="宋体" w:hint="eastAsia"/>
                <w:sz w:val="22"/>
              </w:rPr>
              <w:t>收费项目编码</w:t>
            </w:r>
          </w:p>
        </w:tc>
        <w:tc>
          <w:tcPr>
            <w:tcW w:w="1701" w:type="dxa"/>
          </w:tcPr>
          <w:p w14:paraId="10394DBC"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0167D0AF" w14:textId="77777777" w:rsidR="00901378" w:rsidRPr="00673E06" w:rsidRDefault="00901378" w:rsidP="008C5B31">
            <w:pPr>
              <w:rPr>
                <w:rFonts w:ascii="宋体" w:eastAsia="宋体" w:hAnsi="宋体"/>
                <w:sz w:val="22"/>
              </w:rPr>
            </w:pPr>
            <w:r w:rsidRPr="00673E06">
              <w:rPr>
                <w:rFonts w:ascii="宋体" w:eastAsia="宋体" w:hAnsi="宋体" w:hint="eastAsia"/>
                <w:sz w:val="22"/>
              </w:rPr>
              <w:t>收费编码必须为有效的计费编码</w:t>
            </w:r>
          </w:p>
        </w:tc>
      </w:tr>
      <w:tr w:rsidR="00901378" w:rsidRPr="00673E06" w14:paraId="637719FC" w14:textId="77777777" w:rsidTr="008C5B31">
        <w:tc>
          <w:tcPr>
            <w:tcW w:w="1129" w:type="dxa"/>
          </w:tcPr>
          <w:p w14:paraId="2F6D4225"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0D8F5D13" w14:textId="77777777" w:rsidR="00901378" w:rsidRPr="00673E06" w:rsidRDefault="00901378" w:rsidP="008C5B31">
            <w:pPr>
              <w:rPr>
                <w:rFonts w:ascii="宋体" w:eastAsia="宋体" w:hAnsi="宋体"/>
                <w:sz w:val="22"/>
              </w:rPr>
            </w:pPr>
            <w:r w:rsidRPr="00673E06">
              <w:rPr>
                <w:rFonts w:ascii="宋体" w:eastAsia="宋体" w:hAnsi="宋体" w:hint="eastAsia"/>
                <w:sz w:val="22"/>
              </w:rPr>
              <w:t>清单撤销状态</w:t>
            </w:r>
          </w:p>
        </w:tc>
        <w:tc>
          <w:tcPr>
            <w:tcW w:w="1701" w:type="dxa"/>
          </w:tcPr>
          <w:p w14:paraId="4FF252A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1E5950A2"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包括：成功、失败</w:t>
            </w:r>
          </w:p>
        </w:tc>
      </w:tr>
      <w:tr w:rsidR="00901378" w:rsidRPr="00673E06" w14:paraId="2F47A826" w14:textId="77777777" w:rsidTr="008C5B31">
        <w:tc>
          <w:tcPr>
            <w:tcW w:w="1129" w:type="dxa"/>
          </w:tcPr>
          <w:p w14:paraId="6B2CCF28"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31141FFA"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凭证号</w:t>
            </w:r>
          </w:p>
        </w:tc>
        <w:tc>
          <w:tcPr>
            <w:tcW w:w="1701" w:type="dxa"/>
          </w:tcPr>
          <w:p w14:paraId="6C1B89C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77811D22"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凭证号生成规则=</w:t>
            </w:r>
            <w:r w:rsidRPr="00673E06">
              <w:rPr>
                <w:rFonts w:ascii="宋体" w:eastAsia="宋体" w:hAnsi="宋体"/>
                <w:sz w:val="22"/>
              </w:rPr>
              <w:t>32</w:t>
            </w:r>
            <w:r w:rsidRPr="00673E06">
              <w:rPr>
                <w:rFonts w:ascii="宋体" w:eastAsia="宋体" w:hAnsi="宋体" w:hint="eastAsia"/>
                <w:sz w:val="22"/>
              </w:rPr>
              <w:t>位随机码</w:t>
            </w:r>
          </w:p>
        </w:tc>
      </w:tr>
    </w:tbl>
    <w:p w14:paraId="6B0A8AF3" w14:textId="28A23D2F" w:rsidR="00901378" w:rsidRPr="00673E06" w:rsidRDefault="00901378" w:rsidP="00901378">
      <w:pPr>
        <w:pStyle w:val="a3"/>
        <w:rPr>
          <w:rFonts w:ascii="宋体" w:eastAsia="宋体" w:hAnsi="宋体"/>
          <w:b/>
          <w:sz w:val="28"/>
        </w:rPr>
      </w:pPr>
      <w:r w:rsidRPr="00673E06">
        <w:rPr>
          <w:rFonts w:ascii="宋体" w:eastAsia="宋体" w:hAnsi="宋体" w:hint="eastAsia"/>
        </w:rPr>
        <w:t>接口数据处理逻辑参见</w:t>
      </w:r>
      <w:r w:rsidR="007D625A" w:rsidRPr="00673E06">
        <w:rPr>
          <w:rFonts w:ascii="宋体" w:eastAsia="宋体" w:hAnsi="宋体" w:hint="eastAsia"/>
        </w:rPr>
        <w:t>本地账户释放</w:t>
      </w:r>
      <w:proofErr w:type="gramStart"/>
      <w:r w:rsidRPr="00673E06">
        <w:rPr>
          <w:rFonts w:ascii="宋体" w:eastAsia="宋体" w:hAnsi="宋体" w:hint="eastAsia"/>
        </w:rPr>
        <w:t>预扣费清单</w:t>
      </w:r>
      <w:proofErr w:type="gramEnd"/>
      <w:r w:rsidRPr="00673E06">
        <w:rPr>
          <w:rFonts w:ascii="宋体" w:eastAsia="宋体" w:hAnsi="宋体" w:hint="eastAsia"/>
        </w:rPr>
        <w:t>处理子流程；</w:t>
      </w:r>
    </w:p>
    <w:p w14:paraId="0E81819E" w14:textId="77777777" w:rsidR="00901378" w:rsidRPr="00673E06" w:rsidRDefault="00901378" w:rsidP="00901378">
      <w:pPr>
        <w:rPr>
          <w:rFonts w:ascii="宋体" w:eastAsia="宋体" w:hAnsi="宋体"/>
        </w:rPr>
      </w:pPr>
    </w:p>
    <w:p w14:paraId="19564F43" w14:textId="77777777" w:rsidR="00901378" w:rsidRPr="00673E06" w:rsidRDefault="00901378" w:rsidP="00D01448">
      <w:pPr>
        <w:pStyle w:val="a3"/>
        <w:numPr>
          <w:ilvl w:val="3"/>
          <w:numId w:val="1"/>
        </w:numPr>
        <w:ind w:left="284" w:firstLineChars="0" w:firstLine="0"/>
        <w:outlineLvl w:val="3"/>
        <w:rPr>
          <w:rFonts w:ascii="宋体" w:eastAsia="宋体" w:hAnsi="宋体"/>
          <w:b/>
          <w:sz w:val="28"/>
        </w:rPr>
      </w:pPr>
      <w:proofErr w:type="gramStart"/>
      <w:r w:rsidRPr="00673E06">
        <w:rPr>
          <w:rFonts w:ascii="宋体" w:eastAsia="宋体" w:hAnsi="宋体" w:hint="eastAsia"/>
          <w:b/>
          <w:sz w:val="28"/>
        </w:rPr>
        <w:t>扣费清单</w:t>
      </w:r>
      <w:proofErr w:type="gramEnd"/>
      <w:r w:rsidRPr="00673E06">
        <w:rPr>
          <w:rFonts w:ascii="宋体" w:eastAsia="宋体" w:hAnsi="宋体" w:hint="eastAsia"/>
          <w:b/>
          <w:sz w:val="28"/>
        </w:rPr>
        <w:t>实扣费接口</w:t>
      </w:r>
    </w:p>
    <w:tbl>
      <w:tblPr>
        <w:tblStyle w:val="a9"/>
        <w:tblW w:w="0" w:type="auto"/>
        <w:tblLook w:val="04A0" w:firstRow="1" w:lastRow="0" w:firstColumn="1" w:lastColumn="0" w:noHBand="0" w:noVBand="1"/>
      </w:tblPr>
      <w:tblGrid>
        <w:gridCol w:w="1129"/>
        <w:gridCol w:w="1560"/>
        <w:gridCol w:w="1701"/>
        <w:gridCol w:w="3906"/>
      </w:tblGrid>
      <w:tr w:rsidR="00901378" w:rsidRPr="00673E06" w14:paraId="32905FAD" w14:textId="77777777" w:rsidTr="008C5B31">
        <w:tc>
          <w:tcPr>
            <w:tcW w:w="1129" w:type="dxa"/>
            <w:shd w:val="clear" w:color="auto" w:fill="D9E2F3" w:themeFill="accent1" w:themeFillTint="33"/>
          </w:tcPr>
          <w:p w14:paraId="1F2B6E0C"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1560" w:type="dxa"/>
            <w:shd w:val="clear" w:color="auto" w:fill="D9E2F3" w:themeFill="accent1" w:themeFillTint="33"/>
          </w:tcPr>
          <w:p w14:paraId="60297862"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参数名称</w:t>
            </w:r>
          </w:p>
        </w:tc>
        <w:tc>
          <w:tcPr>
            <w:tcW w:w="1701" w:type="dxa"/>
            <w:shd w:val="clear" w:color="auto" w:fill="D9E2F3" w:themeFill="accent1" w:themeFillTint="33"/>
          </w:tcPr>
          <w:p w14:paraId="31FC2005"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3906" w:type="dxa"/>
            <w:shd w:val="clear" w:color="auto" w:fill="D9E2F3" w:themeFill="accent1" w:themeFillTint="33"/>
          </w:tcPr>
          <w:p w14:paraId="3065202E"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参数说明</w:t>
            </w:r>
          </w:p>
        </w:tc>
      </w:tr>
      <w:tr w:rsidR="00901378" w:rsidRPr="00673E06" w14:paraId="0146F524" w14:textId="77777777" w:rsidTr="008C5B31">
        <w:tc>
          <w:tcPr>
            <w:tcW w:w="1129" w:type="dxa"/>
          </w:tcPr>
          <w:p w14:paraId="67B336F4"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615016F0" w14:textId="77777777" w:rsidR="00901378" w:rsidRPr="00673E06" w:rsidRDefault="00901378" w:rsidP="008C5B31">
            <w:pPr>
              <w:rPr>
                <w:rFonts w:ascii="宋体" w:eastAsia="宋体" w:hAnsi="宋体"/>
                <w:sz w:val="22"/>
              </w:rPr>
            </w:pPr>
            <w:r w:rsidRPr="00673E06">
              <w:rPr>
                <w:rFonts w:ascii="宋体" w:eastAsia="宋体" w:hAnsi="宋体" w:hint="eastAsia"/>
                <w:sz w:val="22"/>
              </w:rPr>
              <w:t>清单流水号</w:t>
            </w:r>
          </w:p>
        </w:tc>
        <w:tc>
          <w:tcPr>
            <w:tcW w:w="1701" w:type="dxa"/>
          </w:tcPr>
          <w:p w14:paraId="588CEF65"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31C8D959" w14:textId="77777777" w:rsidR="00901378" w:rsidRPr="00673E06" w:rsidRDefault="00901378" w:rsidP="008C5B31">
            <w:pPr>
              <w:rPr>
                <w:rFonts w:ascii="宋体" w:eastAsia="宋体" w:hAnsi="宋体"/>
                <w:sz w:val="22"/>
              </w:rPr>
            </w:pPr>
          </w:p>
        </w:tc>
      </w:tr>
      <w:tr w:rsidR="00CA4ECC" w:rsidRPr="00673E06" w14:paraId="7D8B2F0A" w14:textId="77777777" w:rsidTr="008C5B31">
        <w:tc>
          <w:tcPr>
            <w:tcW w:w="1129" w:type="dxa"/>
          </w:tcPr>
          <w:p w14:paraId="1A371656" w14:textId="2BCAFB28" w:rsidR="00CA4ECC" w:rsidRPr="00673E06" w:rsidRDefault="00CA4ECC" w:rsidP="00CA4ECC">
            <w:pPr>
              <w:rPr>
                <w:rFonts w:ascii="宋体" w:eastAsia="宋体" w:hAnsi="宋体"/>
                <w:sz w:val="22"/>
              </w:rPr>
            </w:pPr>
            <w:r w:rsidRPr="00673E06">
              <w:rPr>
                <w:rFonts w:ascii="宋体" w:eastAsia="宋体" w:hAnsi="宋体" w:hint="eastAsia"/>
                <w:sz w:val="22"/>
              </w:rPr>
              <w:t>入参</w:t>
            </w:r>
          </w:p>
        </w:tc>
        <w:tc>
          <w:tcPr>
            <w:tcW w:w="1560" w:type="dxa"/>
          </w:tcPr>
          <w:p w14:paraId="4E6093D2" w14:textId="403B92FA" w:rsidR="00CA4ECC" w:rsidRPr="00673E06" w:rsidRDefault="00CA4ECC" w:rsidP="00CA4ECC">
            <w:pPr>
              <w:rPr>
                <w:rFonts w:ascii="宋体" w:eastAsia="宋体" w:hAnsi="宋体"/>
                <w:sz w:val="22"/>
              </w:rPr>
            </w:pPr>
            <w:r w:rsidRPr="00673E06">
              <w:rPr>
                <w:rFonts w:ascii="宋体" w:eastAsia="宋体" w:hAnsi="宋体" w:hint="eastAsia"/>
                <w:sz w:val="22"/>
              </w:rPr>
              <w:t>计费账户类型</w:t>
            </w:r>
          </w:p>
        </w:tc>
        <w:tc>
          <w:tcPr>
            <w:tcW w:w="1701" w:type="dxa"/>
          </w:tcPr>
          <w:p w14:paraId="6A13B591" w14:textId="4AE5A230" w:rsidR="00CA4ECC" w:rsidRPr="00673E06" w:rsidRDefault="00CA4ECC" w:rsidP="00CA4ECC">
            <w:pPr>
              <w:rPr>
                <w:rFonts w:ascii="宋体" w:eastAsia="宋体" w:hAnsi="宋体"/>
                <w:sz w:val="22"/>
              </w:rPr>
            </w:pPr>
            <w:r w:rsidRPr="00673E06">
              <w:rPr>
                <w:rFonts w:ascii="宋体" w:eastAsia="宋体" w:hAnsi="宋体" w:hint="eastAsia"/>
                <w:sz w:val="22"/>
              </w:rPr>
              <w:t>文本、必填</w:t>
            </w:r>
          </w:p>
        </w:tc>
        <w:tc>
          <w:tcPr>
            <w:tcW w:w="3906" w:type="dxa"/>
          </w:tcPr>
          <w:p w14:paraId="11296EC5" w14:textId="77777777" w:rsidR="00CA4ECC" w:rsidRPr="00673E06" w:rsidRDefault="00CA4ECC" w:rsidP="00CA4ECC">
            <w:pPr>
              <w:rPr>
                <w:rFonts w:ascii="宋体" w:eastAsia="宋体" w:hAnsi="宋体"/>
                <w:sz w:val="22"/>
              </w:rPr>
            </w:pPr>
          </w:p>
        </w:tc>
      </w:tr>
      <w:tr w:rsidR="00CA4ECC" w:rsidRPr="00673E06" w14:paraId="241DCD59" w14:textId="77777777" w:rsidTr="008C5B31">
        <w:tc>
          <w:tcPr>
            <w:tcW w:w="1129" w:type="dxa"/>
          </w:tcPr>
          <w:p w14:paraId="6887AB46" w14:textId="668BEDF7" w:rsidR="00CA4ECC" w:rsidRPr="00673E06" w:rsidRDefault="00CA4ECC" w:rsidP="00CA4ECC">
            <w:pPr>
              <w:rPr>
                <w:rFonts w:ascii="宋体" w:eastAsia="宋体" w:hAnsi="宋体"/>
                <w:sz w:val="22"/>
              </w:rPr>
            </w:pPr>
            <w:r w:rsidRPr="00673E06">
              <w:rPr>
                <w:rFonts w:ascii="宋体" w:eastAsia="宋体" w:hAnsi="宋体" w:hint="eastAsia"/>
                <w:sz w:val="22"/>
              </w:rPr>
              <w:t>入参</w:t>
            </w:r>
          </w:p>
        </w:tc>
        <w:tc>
          <w:tcPr>
            <w:tcW w:w="1560" w:type="dxa"/>
          </w:tcPr>
          <w:p w14:paraId="37C29A29" w14:textId="21351777" w:rsidR="00CA4ECC" w:rsidRPr="00673E06" w:rsidRDefault="00CA4ECC" w:rsidP="00CA4ECC">
            <w:pPr>
              <w:rPr>
                <w:rFonts w:ascii="宋体" w:eastAsia="宋体" w:hAnsi="宋体"/>
                <w:sz w:val="22"/>
              </w:rPr>
            </w:pPr>
            <w:r w:rsidRPr="00673E06">
              <w:rPr>
                <w:rFonts w:ascii="宋体" w:eastAsia="宋体" w:hAnsi="宋体" w:hint="eastAsia"/>
                <w:sz w:val="22"/>
              </w:rPr>
              <w:t>计费账户</w:t>
            </w:r>
          </w:p>
        </w:tc>
        <w:tc>
          <w:tcPr>
            <w:tcW w:w="1701" w:type="dxa"/>
          </w:tcPr>
          <w:p w14:paraId="3FA0F441" w14:textId="0CD1F7F1" w:rsidR="00CA4ECC" w:rsidRPr="00673E06" w:rsidRDefault="00CA4ECC" w:rsidP="00CA4ECC">
            <w:pPr>
              <w:rPr>
                <w:rFonts w:ascii="宋体" w:eastAsia="宋体" w:hAnsi="宋体"/>
                <w:sz w:val="22"/>
              </w:rPr>
            </w:pPr>
            <w:r w:rsidRPr="00673E06">
              <w:rPr>
                <w:rFonts w:ascii="宋体" w:eastAsia="宋体" w:hAnsi="宋体" w:hint="eastAsia"/>
                <w:sz w:val="22"/>
              </w:rPr>
              <w:t>文本、必填</w:t>
            </w:r>
          </w:p>
        </w:tc>
        <w:tc>
          <w:tcPr>
            <w:tcW w:w="3906" w:type="dxa"/>
          </w:tcPr>
          <w:p w14:paraId="1CC747E5" w14:textId="77777777" w:rsidR="00CA4ECC" w:rsidRPr="00673E06" w:rsidRDefault="00CA4ECC" w:rsidP="00CA4ECC">
            <w:pPr>
              <w:rPr>
                <w:rFonts w:ascii="宋体" w:eastAsia="宋体" w:hAnsi="宋体"/>
                <w:sz w:val="22"/>
              </w:rPr>
            </w:pPr>
          </w:p>
        </w:tc>
      </w:tr>
      <w:tr w:rsidR="00901378" w:rsidRPr="00673E06" w14:paraId="18DAF656" w14:textId="77777777" w:rsidTr="008C5B31">
        <w:tc>
          <w:tcPr>
            <w:tcW w:w="1129" w:type="dxa"/>
          </w:tcPr>
          <w:p w14:paraId="5F988AAB"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7A0C9BA8" w14:textId="77777777" w:rsidR="00901378" w:rsidRPr="00673E06" w:rsidRDefault="00901378" w:rsidP="008C5B31">
            <w:pPr>
              <w:rPr>
                <w:rFonts w:ascii="宋体" w:eastAsia="宋体" w:hAnsi="宋体"/>
                <w:sz w:val="22"/>
              </w:rPr>
            </w:pPr>
            <w:r w:rsidRPr="00673E06">
              <w:rPr>
                <w:rFonts w:ascii="宋体" w:eastAsia="宋体" w:hAnsi="宋体" w:hint="eastAsia"/>
                <w:sz w:val="22"/>
              </w:rPr>
              <w:t>设计任务号</w:t>
            </w:r>
          </w:p>
        </w:tc>
        <w:tc>
          <w:tcPr>
            <w:tcW w:w="1701" w:type="dxa"/>
          </w:tcPr>
          <w:p w14:paraId="50BC7E8E"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6A4FF79B" w14:textId="77777777" w:rsidR="00901378" w:rsidRPr="00673E06" w:rsidRDefault="00901378" w:rsidP="008C5B31">
            <w:pPr>
              <w:rPr>
                <w:rFonts w:ascii="宋体" w:eastAsia="宋体" w:hAnsi="宋体"/>
                <w:sz w:val="22"/>
              </w:rPr>
            </w:pPr>
          </w:p>
        </w:tc>
      </w:tr>
      <w:tr w:rsidR="00901378" w:rsidRPr="00673E06" w14:paraId="6ACF331F" w14:textId="77777777" w:rsidTr="008C5B31">
        <w:tc>
          <w:tcPr>
            <w:tcW w:w="1129" w:type="dxa"/>
          </w:tcPr>
          <w:p w14:paraId="232912D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79C49486" w14:textId="77777777" w:rsidR="00901378" w:rsidRPr="00673E06" w:rsidRDefault="00901378" w:rsidP="008C5B31">
            <w:pPr>
              <w:rPr>
                <w:rFonts w:ascii="宋体" w:eastAsia="宋体" w:hAnsi="宋体"/>
                <w:sz w:val="22"/>
              </w:rPr>
            </w:pPr>
            <w:r w:rsidRPr="00673E06">
              <w:rPr>
                <w:rFonts w:ascii="宋体" w:eastAsia="宋体" w:hAnsi="宋体" w:hint="eastAsia"/>
                <w:sz w:val="22"/>
              </w:rPr>
              <w:t>服务单号</w:t>
            </w:r>
          </w:p>
        </w:tc>
        <w:tc>
          <w:tcPr>
            <w:tcW w:w="1701" w:type="dxa"/>
          </w:tcPr>
          <w:p w14:paraId="0582D165"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06A7B4C9" w14:textId="77777777" w:rsidR="00901378" w:rsidRPr="00673E06" w:rsidRDefault="00901378" w:rsidP="008C5B31">
            <w:pPr>
              <w:rPr>
                <w:rFonts w:ascii="宋体" w:eastAsia="宋体" w:hAnsi="宋体"/>
                <w:sz w:val="22"/>
              </w:rPr>
            </w:pPr>
          </w:p>
        </w:tc>
      </w:tr>
      <w:tr w:rsidR="00901378" w:rsidRPr="00673E06" w14:paraId="7DDB39FD" w14:textId="77777777" w:rsidTr="008C5B31">
        <w:tc>
          <w:tcPr>
            <w:tcW w:w="1129" w:type="dxa"/>
          </w:tcPr>
          <w:p w14:paraId="29E91DA1"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6F227C95" w14:textId="77777777" w:rsidR="00901378" w:rsidRPr="00673E06" w:rsidRDefault="00901378" w:rsidP="008C5B31">
            <w:pPr>
              <w:rPr>
                <w:rFonts w:ascii="宋体" w:eastAsia="宋体" w:hAnsi="宋体"/>
                <w:sz w:val="22"/>
              </w:rPr>
            </w:pPr>
            <w:r w:rsidRPr="00673E06">
              <w:rPr>
                <w:rFonts w:ascii="宋体" w:eastAsia="宋体" w:hAnsi="宋体" w:hint="eastAsia"/>
                <w:sz w:val="22"/>
              </w:rPr>
              <w:t>服务成果ID</w:t>
            </w:r>
          </w:p>
        </w:tc>
        <w:tc>
          <w:tcPr>
            <w:tcW w:w="1701" w:type="dxa"/>
          </w:tcPr>
          <w:p w14:paraId="19124AD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roofErr w:type="gramStart"/>
            <w:r w:rsidRPr="00673E06">
              <w:rPr>
                <w:rFonts w:ascii="宋体" w:eastAsia="宋体" w:hAnsi="宋体" w:hint="eastAsia"/>
                <w:sz w:val="22"/>
              </w:rPr>
              <w:t>必填项</w:t>
            </w:r>
            <w:proofErr w:type="gramEnd"/>
          </w:p>
        </w:tc>
        <w:tc>
          <w:tcPr>
            <w:tcW w:w="3906" w:type="dxa"/>
          </w:tcPr>
          <w:p w14:paraId="6DCD73AA" w14:textId="77777777" w:rsidR="00901378" w:rsidRPr="00673E06" w:rsidRDefault="00901378" w:rsidP="008C5B31">
            <w:pPr>
              <w:rPr>
                <w:rFonts w:ascii="宋体" w:eastAsia="宋体" w:hAnsi="宋体"/>
                <w:sz w:val="22"/>
              </w:rPr>
            </w:pPr>
            <w:r w:rsidRPr="00673E06">
              <w:rPr>
                <w:rFonts w:ascii="宋体" w:eastAsia="宋体" w:hAnsi="宋体" w:hint="eastAsia"/>
                <w:sz w:val="22"/>
              </w:rPr>
              <w:t>由接口调用方（设计软件）保证唯一性</w:t>
            </w:r>
          </w:p>
        </w:tc>
      </w:tr>
      <w:tr w:rsidR="00901378" w:rsidRPr="00673E06" w14:paraId="45A77163" w14:textId="77777777" w:rsidTr="008C5B31">
        <w:tc>
          <w:tcPr>
            <w:tcW w:w="1129" w:type="dxa"/>
          </w:tcPr>
          <w:p w14:paraId="5E4C9B3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3BEB7402" w14:textId="6A8E5E9F" w:rsidR="00901378" w:rsidRPr="00673E06" w:rsidRDefault="008C5B31" w:rsidP="008C5B31">
            <w:pPr>
              <w:rPr>
                <w:rFonts w:ascii="宋体" w:eastAsia="宋体" w:hAnsi="宋体"/>
                <w:sz w:val="22"/>
              </w:rPr>
            </w:pPr>
            <w:r w:rsidRPr="00673E06">
              <w:rPr>
                <w:rFonts w:ascii="宋体" w:eastAsia="宋体" w:hAnsi="宋体" w:hint="eastAsia"/>
                <w:sz w:val="22"/>
              </w:rPr>
              <w:t>计费</w:t>
            </w:r>
            <w:r w:rsidR="00901378" w:rsidRPr="00673E06">
              <w:rPr>
                <w:rFonts w:ascii="宋体" w:eastAsia="宋体" w:hAnsi="宋体" w:hint="eastAsia"/>
                <w:sz w:val="22"/>
              </w:rPr>
              <w:t>项目编码</w:t>
            </w:r>
          </w:p>
        </w:tc>
        <w:tc>
          <w:tcPr>
            <w:tcW w:w="1701" w:type="dxa"/>
          </w:tcPr>
          <w:p w14:paraId="52CE4133"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4DA81E83" w14:textId="50FF04DB" w:rsidR="00901378" w:rsidRPr="00673E06" w:rsidRDefault="008C5B31" w:rsidP="008C5B31">
            <w:pPr>
              <w:rPr>
                <w:rFonts w:ascii="宋体" w:eastAsia="宋体" w:hAnsi="宋体"/>
                <w:sz w:val="22"/>
              </w:rPr>
            </w:pPr>
            <w:r w:rsidRPr="00673E06">
              <w:rPr>
                <w:rFonts w:ascii="宋体" w:eastAsia="宋体" w:hAnsi="宋体" w:hint="eastAsia"/>
                <w:sz w:val="22"/>
              </w:rPr>
              <w:t>计费</w:t>
            </w:r>
            <w:r w:rsidR="00901378" w:rsidRPr="00673E06">
              <w:rPr>
                <w:rFonts w:ascii="宋体" w:eastAsia="宋体" w:hAnsi="宋体" w:hint="eastAsia"/>
                <w:sz w:val="22"/>
              </w:rPr>
              <w:t>编码必须为有效的计费编码</w:t>
            </w:r>
          </w:p>
        </w:tc>
      </w:tr>
      <w:tr w:rsidR="00901378" w:rsidRPr="00673E06" w14:paraId="28B79AEA" w14:textId="77777777" w:rsidTr="008C5B31">
        <w:tc>
          <w:tcPr>
            <w:tcW w:w="1129" w:type="dxa"/>
          </w:tcPr>
          <w:p w14:paraId="43B5CF16"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30D65CF4" w14:textId="77777777" w:rsidR="00901378" w:rsidRPr="00673E06" w:rsidRDefault="00901378" w:rsidP="008C5B31">
            <w:pPr>
              <w:rPr>
                <w:rFonts w:ascii="宋体" w:eastAsia="宋体" w:hAnsi="宋体"/>
                <w:sz w:val="22"/>
              </w:rPr>
            </w:pPr>
            <w:r w:rsidRPr="00673E06">
              <w:rPr>
                <w:rFonts w:ascii="宋体" w:eastAsia="宋体" w:hAnsi="宋体" w:hint="eastAsia"/>
                <w:sz w:val="22"/>
              </w:rPr>
              <w:t>费用清单说明</w:t>
            </w:r>
          </w:p>
        </w:tc>
        <w:tc>
          <w:tcPr>
            <w:tcW w:w="1701" w:type="dxa"/>
          </w:tcPr>
          <w:p w14:paraId="2AB8CDF0"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文本、非必填</w:t>
            </w:r>
          </w:p>
        </w:tc>
        <w:tc>
          <w:tcPr>
            <w:tcW w:w="3906" w:type="dxa"/>
          </w:tcPr>
          <w:p w14:paraId="0EC14D1A" w14:textId="77777777" w:rsidR="00901378" w:rsidRPr="00673E06" w:rsidRDefault="00901378" w:rsidP="008C5B31">
            <w:pPr>
              <w:rPr>
                <w:rFonts w:ascii="宋体" w:eastAsia="宋体" w:hAnsi="宋体"/>
                <w:sz w:val="22"/>
              </w:rPr>
            </w:pPr>
          </w:p>
        </w:tc>
      </w:tr>
      <w:tr w:rsidR="00901378" w:rsidRPr="00673E06" w14:paraId="68CEC4E0" w14:textId="77777777" w:rsidTr="008C5B31">
        <w:tc>
          <w:tcPr>
            <w:tcW w:w="1129" w:type="dxa"/>
          </w:tcPr>
          <w:p w14:paraId="26BECCE4"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00C6FE0E" w14:textId="77777777" w:rsidR="00901378" w:rsidRPr="00673E06" w:rsidRDefault="00901378" w:rsidP="008C5B31">
            <w:pPr>
              <w:rPr>
                <w:rFonts w:ascii="宋体" w:eastAsia="宋体" w:hAnsi="宋体"/>
                <w:sz w:val="22"/>
              </w:rPr>
            </w:pPr>
            <w:r w:rsidRPr="00673E06">
              <w:rPr>
                <w:rFonts w:ascii="宋体" w:eastAsia="宋体" w:hAnsi="宋体" w:hint="eastAsia"/>
                <w:sz w:val="22"/>
              </w:rPr>
              <w:t>清单接收状态</w:t>
            </w:r>
          </w:p>
        </w:tc>
        <w:tc>
          <w:tcPr>
            <w:tcW w:w="1701" w:type="dxa"/>
          </w:tcPr>
          <w:p w14:paraId="6D0D0D8A"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28CD58A7"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包括：正常、异常</w:t>
            </w:r>
          </w:p>
        </w:tc>
      </w:tr>
      <w:tr w:rsidR="00901378" w:rsidRPr="00673E06" w14:paraId="5D8D63DE" w14:textId="77777777" w:rsidTr="008C5B31">
        <w:tc>
          <w:tcPr>
            <w:tcW w:w="1129" w:type="dxa"/>
          </w:tcPr>
          <w:p w14:paraId="5F63A6C8"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0D022598"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凭证号</w:t>
            </w:r>
          </w:p>
        </w:tc>
        <w:tc>
          <w:tcPr>
            <w:tcW w:w="1701" w:type="dxa"/>
          </w:tcPr>
          <w:p w14:paraId="2668F10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文本、必填</w:t>
            </w:r>
          </w:p>
        </w:tc>
        <w:tc>
          <w:tcPr>
            <w:tcW w:w="3906" w:type="dxa"/>
          </w:tcPr>
          <w:p w14:paraId="22F2F428"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凭证号生成规则=</w:t>
            </w:r>
            <w:r w:rsidRPr="00673E06">
              <w:rPr>
                <w:rFonts w:ascii="宋体" w:eastAsia="宋体" w:hAnsi="宋体"/>
                <w:sz w:val="22"/>
              </w:rPr>
              <w:t>32</w:t>
            </w:r>
            <w:r w:rsidRPr="00673E06">
              <w:rPr>
                <w:rFonts w:ascii="宋体" w:eastAsia="宋体" w:hAnsi="宋体" w:hint="eastAsia"/>
                <w:sz w:val="22"/>
              </w:rPr>
              <w:t>位随机码</w:t>
            </w:r>
          </w:p>
        </w:tc>
      </w:tr>
    </w:tbl>
    <w:p w14:paraId="143D247A" w14:textId="11422BAF" w:rsidR="00901378" w:rsidRPr="00673E06" w:rsidRDefault="00901378" w:rsidP="00901378">
      <w:pPr>
        <w:rPr>
          <w:rFonts w:ascii="宋体" w:eastAsia="宋体" w:hAnsi="宋体"/>
        </w:rPr>
      </w:pPr>
      <w:r w:rsidRPr="00673E06">
        <w:rPr>
          <w:rFonts w:ascii="宋体" w:eastAsia="宋体" w:hAnsi="宋体" w:hint="eastAsia"/>
        </w:rPr>
        <w:t xml:space="preserve"> </w:t>
      </w:r>
      <w:r w:rsidRPr="00673E06">
        <w:rPr>
          <w:rFonts w:ascii="宋体" w:eastAsia="宋体" w:hAnsi="宋体"/>
        </w:rPr>
        <w:t xml:space="preserve">  </w:t>
      </w:r>
      <w:r w:rsidRPr="00673E06">
        <w:rPr>
          <w:rFonts w:ascii="宋体" w:eastAsia="宋体" w:hAnsi="宋体" w:hint="eastAsia"/>
        </w:rPr>
        <w:t>接口数据处理逻辑参见</w:t>
      </w:r>
      <w:r w:rsidR="00BD5E1A" w:rsidRPr="00673E06">
        <w:rPr>
          <w:rFonts w:ascii="宋体" w:eastAsia="宋体" w:hAnsi="宋体" w:hint="eastAsia"/>
        </w:rPr>
        <w:t>本地</w:t>
      </w:r>
      <w:proofErr w:type="gramStart"/>
      <w:r w:rsidR="00BD5E1A" w:rsidRPr="00673E06">
        <w:rPr>
          <w:rFonts w:ascii="宋体" w:eastAsia="宋体" w:hAnsi="宋体" w:hint="eastAsia"/>
        </w:rPr>
        <w:t>账户</w:t>
      </w:r>
      <w:r w:rsidR="001041B5" w:rsidRPr="00673E06">
        <w:rPr>
          <w:rFonts w:ascii="宋体" w:eastAsia="宋体" w:hAnsi="宋体" w:hint="eastAsia"/>
        </w:rPr>
        <w:t>扣费清单</w:t>
      </w:r>
      <w:proofErr w:type="gramEnd"/>
      <w:r w:rsidR="001041B5" w:rsidRPr="00673E06">
        <w:rPr>
          <w:rFonts w:ascii="宋体" w:eastAsia="宋体" w:hAnsi="宋体" w:hint="eastAsia"/>
        </w:rPr>
        <w:t>实扣</w:t>
      </w:r>
      <w:proofErr w:type="gramStart"/>
      <w:r w:rsidR="001041B5" w:rsidRPr="00673E06">
        <w:rPr>
          <w:rFonts w:ascii="宋体" w:eastAsia="宋体" w:hAnsi="宋体" w:hint="eastAsia"/>
        </w:rPr>
        <w:t>费</w:t>
      </w:r>
      <w:r w:rsidR="00BD5E1A" w:rsidRPr="00673E06">
        <w:rPr>
          <w:rFonts w:ascii="宋体" w:eastAsia="宋体" w:hAnsi="宋体" w:hint="eastAsia"/>
        </w:rPr>
        <w:t>处</w:t>
      </w:r>
      <w:proofErr w:type="gramEnd"/>
      <w:r w:rsidR="00BD5E1A" w:rsidRPr="00673E06">
        <w:rPr>
          <w:rFonts w:ascii="宋体" w:eastAsia="宋体" w:hAnsi="宋体" w:hint="eastAsia"/>
        </w:rPr>
        <w:t>理</w:t>
      </w:r>
      <w:r w:rsidR="001041B5" w:rsidRPr="00673E06">
        <w:rPr>
          <w:rFonts w:ascii="宋体" w:eastAsia="宋体" w:hAnsi="宋体" w:hint="eastAsia"/>
        </w:rPr>
        <w:t>流程</w:t>
      </w:r>
      <w:r w:rsidRPr="00673E06">
        <w:rPr>
          <w:rFonts w:ascii="宋体" w:eastAsia="宋体" w:hAnsi="宋体" w:hint="eastAsia"/>
        </w:rPr>
        <w:t>；</w:t>
      </w:r>
    </w:p>
    <w:p w14:paraId="08AD1438" w14:textId="77777777" w:rsidR="00901378" w:rsidRPr="00673E06" w:rsidRDefault="00901378" w:rsidP="00901378">
      <w:pPr>
        <w:rPr>
          <w:rFonts w:ascii="宋体" w:eastAsia="宋体" w:hAnsi="宋体"/>
        </w:rPr>
      </w:pPr>
    </w:p>
    <w:p w14:paraId="72ED6F26" w14:textId="77777777" w:rsidR="00901378" w:rsidRPr="00673E06" w:rsidRDefault="00901378" w:rsidP="00D01448">
      <w:pPr>
        <w:pStyle w:val="a3"/>
        <w:numPr>
          <w:ilvl w:val="3"/>
          <w:numId w:val="1"/>
        </w:numPr>
        <w:ind w:left="284" w:firstLineChars="0" w:firstLine="0"/>
        <w:outlineLvl w:val="3"/>
        <w:rPr>
          <w:rFonts w:ascii="宋体" w:eastAsia="宋体" w:hAnsi="宋体"/>
          <w:b/>
          <w:sz w:val="28"/>
        </w:rPr>
      </w:pPr>
      <w:proofErr w:type="gramStart"/>
      <w:r w:rsidRPr="00673E06">
        <w:rPr>
          <w:rFonts w:ascii="宋体" w:eastAsia="宋体" w:hAnsi="宋体" w:hint="eastAsia"/>
          <w:b/>
          <w:sz w:val="28"/>
        </w:rPr>
        <w:lastRenderedPageBreak/>
        <w:t>扣费清单</w:t>
      </w:r>
      <w:proofErr w:type="gramEnd"/>
      <w:r w:rsidRPr="00673E06">
        <w:rPr>
          <w:rFonts w:ascii="宋体" w:eastAsia="宋体" w:hAnsi="宋体" w:hint="eastAsia"/>
          <w:b/>
          <w:sz w:val="28"/>
        </w:rPr>
        <w:t>执行结果查询接口</w:t>
      </w:r>
    </w:p>
    <w:p w14:paraId="19CDF799" w14:textId="48B243BD" w:rsidR="00901378" w:rsidRPr="00673E06" w:rsidRDefault="00901378" w:rsidP="00901378">
      <w:pPr>
        <w:ind w:firstLineChars="200" w:firstLine="420"/>
        <w:rPr>
          <w:rFonts w:ascii="宋体" w:eastAsia="宋体" w:hAnsi="宋体"/>
        </w:rPr>
      </w:pPr>
      <w:r w:rsidRPr="00673E06">
        <w:rPr>
          <w:rFonts w:ascii="宋体" w:eastAsia="宋体" w:hAnsi="宋体" w:hint="eastAsia"/>
        </w:rPr>
        <w:t>该接口主要实现外部</w:t>
      </w:r>
      <w:r w:rsidR="00726F50" w:rsidRPr="00673E06">
        <w:rPr>
          <w:rFonts w:ascii="宋体" w:eastAsia="宋体" w:hAnsi="宋体" w:hint="eastAsia"/>
        </w:rPr>
        <w:t>系统</w:t>
      </w:r>
      <w:r w:rsidRPr="00673E06">
        <w:rPr>
          <w:rFonts w:ascii="宋体" w:eastAsia="宋体" w:hAnsi="宋体" w:hint="eastAsia"/>
        </w:rPr>
        <w:t>在返回</w:t>
      </w:r>
      <w:r w:rsidR="00726F50" w:rsidRPr="00673E06">
        <w:rPr>
          <w:rFonts w:ascii="宋体" w:eastAsia="宋体" w:hAnsi="宋体" w:hint="eastAsia"/>
        </w:rPr>
        <w:t>计费项目服务</w:t>
      </w:r>
      <w:r w:rsidRPr="00673E06">
        <w:rPr>
          <w:rFonts w:ascii="宋体" w:eastAsia="宋体" w:hAnsi="宋体" w:hint="eastAsia"/>
        </w:rPr>
        <w:t>结果的同时，调用该接口</w:t>
      </w:r>
      <w:proofErr w:type="gramStart"/>
      <w:r w:rsidRPr="00673E06">
        <w:rPr>
          <w:rFonts w:ascii="宋体" w:eastAsia="宋体" w:hAnsi="宋体" w:hint="eastAsia"/>
        </w:rPr>
        <w:t>实现扣费清单</w:t>
      </w:r>
      <w:proofErr w:type="gramEnd"/>
      <w:r w:rsidRPr="00673E06">
        <w:rPr>
          <w:rFonts w:ascii="宋体" w:eastAsia="宋体" w:hAnsi="宋体" w:hint="eastAsia"/>
        </w:rPr>
        <w:t>的提交与对应</w:t>
      </w:r>
      <w:proofErr w:type="gramStart"/>
      <w:r w:rsidR="00726F50" w:rsidRPr="00673E06">
        <w:rPr>
          <w:rFonts w:ascii="宋体" w:eastAsia="宋体" w:hAnsi="宋体" w:hint="eastAsia"/>
        </w:rPr>
        <w:t>预扣费清</w:t>
      </w:r>
      <w:proofErr w:type="gramEnd"/>
      <w:r w:rsidR="00726F50" w:rsidRPr="00673E06">
        <w:rPr>
          <w:rFonts w:ascii="宋体" w:eastAsia="宋体" w:hAnsi="宋体" w:hint="eastAsia"/>
        </w:rPr>
        <w:t>单</w:t>
      </w:r>
      <w:r w:rsidRPr="00673E06">
        <w:rPr>
          <w:rFonts w:ascii="宋体" w:eastAsia="宋体" w:hAnsi="宋体" w:hint="eastAsia"/>
        </w:rPr>
        <w:t>的实际扣款执行。</w:t>
      </w:r>
    </w:p>
    <w:p w14:paraId="0DA0668D" w14:textId="77777777" w:rsidR="00901378" w:rsidRPr="00673E06" w:rsidRDefault="00901378" w:rsidP="00901378">
      <w:pPr>
        <w:ind w:firstLineChars="200" w:firstLine="420"/>
        <w:rPr>
          <w:rFonts w:ascii="宋体" w:eastAsia="宋体" w:hAnsi="宋体"/>
        </w:rPr>
      </w:pPr>
      <w:r w:rsidRPr="00673E06">
        <w:rPr>
          <w:rFonts w:ascii="宋体" w:eastAsia="宋体" w:hAnsi="宋体" w:hint="eastAsia"/>
        </w:rPr>
        <w:t>接口出入参数需求如下：</w:t>
      </w:r>
    </w:p>
    <w:tbl>
      <w:tblPr>
        <w:tblStyle w:val="a9"/>
        <w:tblW w:w="0" w:type="auto"/>
        <w:tblLook w:val="04A0" w:firstRow="1" w:lastRow="0" w:firstColumn="1" w:lastColumn="0" w:noHBand="0" w:noVBand="1"/>
      </w:tblPr>
      <w:tblGrid>
        <w:gridCol w:w="1129"/>
        <w:gridCol w:w="1985"/>
        <w:gridCol w:w="1134"/>
        <w:gridCol w:w="4048"/>
      </w:tblGrid>
      <w:tr w:rsidR="00901378" w:rsidRPr="00673E06" w14:paraId="378AC9CB" w14:textId="77777777" w:rsidTr="00E9186D">
        <w:tc>
          <w:tcPr>
            <w:tcW w:w="1129" w:type="dxa"/>
            <w:shd w:val="clear" w:color="auto" w:fill="B4C6E7" w:themeFill="accent1" w:themeFillTint="66"/>
          </w:tcPr>
          <w:p w14:paraId="5D8AEB04"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1985" w:type="dxa"/>
            <w:shd w:val="clear" w:color="auto" w:fill="B4C6E7" w:themeFill="accent1" w:themeFillTint="66"/>
          </w:tcPr>
          <w:p w14:paraId="3566D058"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参数名称</w:t>
            </w:r>
          </w:p>
        </w:tc>
        <w:tc>
          <w:tcPr>
            <w:tcW w:w="1134" w:type="dxa"/>
            <w:shd w:val="clear" w:color="auto" w:fill="B4C6E7" w:themeFill="accent1" w:themeFillTint="66"/>
          </w:tcPr>
          <w:p w14:paraId="44539C48"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4048" w:type="dxa"/>
            <w:shd w:val="clear" w:color="auto" w:fill="B4C6E7" w:themeFill="accent1" w:themeFillTint="66"/>
          </w:tcPr>
          <w:p w14:paraId="569F479A"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参数说明</w:t>
            </w:r>
          </w:p>
        </w:tc>
      </w:tr>
      <w:tr w:rsidR="00901378" w:rsidRPr="00673E06" w14:paraId="7CCAD6CA" w14:textId="77777777" w:rsidTr="008C5B31">
        <w:tc>
          <w:tcPr>
            <w:tcW w:w="1129" w:type="dxa"/>
          </w:tcPr>
          <w:p w14:paraId="626C4B55"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985" w:type="dxa"/>
          </w:tcPr>
          <w:p w14:paraId="6F92ECDE" w14:textId="77777777" w:rsidR="00901378" w:rsidRPr="00673E06" w:rsidRDefault="00901378" w:rsidP="008C5B31">
            <w:pPr>
              <w:rPr>
                <w:rFonts w:ascii="宋体" w:eastAsia="宋体" w:hAnsi="宋体"/>
                <w:sz w:val="22"/>
              </w:rPr>
            </w:pPr>
            <w:r w:rsidRPr="00673E06">
              <w:rPr>
                <w:rFonts w:ascii="宋体" w:eastAsia="宋体" w:hAnsi="宋体" w:hint="eastAsia"/>
                <w:sz w:val="22"/>
              </w:rPr>
              <w:t>清单流水号</w:t>
            </w:r>
          </w:p>
        </w:tc>
        <w:tc>
          <w:tcPr>
            <w:tcW w:w="1134" w:type="dxa"/>
          </w:tcPr>
          <w:p w14:paraId="7295FD8D"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4048" w:type="dxa"/>
          </w:tcPr>
          <w:p w14:paraId="7F2D02A1" w14:textId="77777777" w:rsidR="00901378" w:rsidRPr="00673E06" w:rsidRDefault="00901378" w:rsidP="008C5B31">
            <w:pPr>
              <w:rPr>
                <w:rFonts w:ascii="宋体" w:eastAsia="宋体" w:hAnsi="宋体"/>
                <w:sz w:val="22"/>
              </w:rPr>
            </w:pPr>
          </w:p>
        </w:tc>
      </w:tr>
      <w:tr w:rsidR="00901378" w:rsidRPr="00673E06" w14:paraId="4837F74E" w14:textId="77777777" w:rsidTr="008C5B31">
        <w:tc>
          <w:tcPr>
            <w:tcW w:w="1129" w:type="dxa"/>
          </w:tcPr>
          <w:p w14:paraId="0C9F10C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985" w:type="dxa"/>
          </w:tcPr>
          <w:p w14:paraId="4D534C7A"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扣费清单</w:t>
            </w:r>
            <w:proofErr w:type="gramEnd"/>
            <w:r w:rsidRPr="00673E06">
              <w:rPr>
                <w:rFonts w:ascii="宋体" w:eastAsia="宋体" w:hAnsi="宋体" w:hint="eastAsia"/>
                <w:sz w:val="22"/>
              </w:rPr>
              <w:t>凭证号</w:t>
            </w:r>
          </w:p>
        </w:tc>
        <w:tc>
          <w:tcPr>
            <w:tcW w:w="1134" w:type="dxa"/>
          </w:tcPr>
          <w:p w14:paraId="0FA9C847"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4048" w:type="dxa"/>
          </w:tcPr>
          <w:p w14:paraId="7F750B1B" w14:textId="77777777" w:rsidR="00901378" w:rsidRPr="00673E06" w:rsidRDefault="00901378" w:rsidP="008C5B31">
            <w:pPr>
              <w:rPr>
                <w:rFonts w:ascii="宋体" w:eastAsia="宋体" w:hAnsi="宋体"/>
                <w:sz w:val="22"/>
              </w:rPr>
            </w:pPr>
          </w:p>
        </w:tc>
      </w:tr>
      <w:tr w:rsidR="00901378" w:rsidRPr="00673E06" w14:paraId="3F4F9E63" w14:textId="77777777" w:rsidTr="008C5B31">
        <w:tc>
          <w:tcPr>
            <w:tcW w:w="1129" w:type="dxa"/>
          </w:tcPr>
          <w:p w14:paraId="261745C7"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65DC9FFC" w14:textId="77777777" w:rsidR="00901378" w:rsidRPr="00673E06" w:rsidRDefault="00901378" w:rsidP="008C5B31">
            <w:pPr>
              <w:rPr>
                <w:rFonts w:ascii="宋体" w:eastAsia="宋体" w:hAnsi="宋体"/>
                <w:sz w:val="22"/>
              </w:rPr>
            </w:pPr>
            <w:r w:rsidRPr="00673E06">
              <w:rPr>
                <w:rFonts w:ascii="宋体" w:eastAsia="宋体" w:hAnsi="宋体" w:hint="eastAsia"/>
                <w:sz w:val="22"/>
              </w:rPr>
              <w:t>执行状态</w:t>
            </w:r>
          </w:p>
        </w:tc>
        <w:tc>
          <w:tcPr>
            <w:tcW w:w="1134" w:type="dxa"/>
          </w:tcPr>
          <w:p w14:paraId="5BF2655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4048" w:type="dxa"/>
          </w:tcPr>
          <w:p w14:paraId="7D263F19" w14:textId="75800A69"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包括：待确认费用清单、</w:t>
            </w:r>
            <w:proofErr w:type="gramStart"/>
            <w:r w:rsidRPr="00673E06">
              <w:rPr>
                <w:rFonts w:ascii="宋体" w:eastAsia="宋体" w:hAnsi="宋体" w:hint="eastAsia"/>
                <w:sz w:val="22"/>
              </w:rPr>
              <w:t>扣费</w:t>
            </w:r>
            <w:r w:rsidRPr="00673E06">
              <w:rPr>
                <w:rFonts w:ascii="宋体" w:eastAsia="宋体" w:hAnsi="宋体"/>
                <w:sz w:val="22"/>
              </w:rPr>
              <w:t>成功</w:t>
            </w:r>
            <w:proofErr w:type="gramEnd"/>
            <w:r w:rsidRPr="00673E06">
              <w:rPr>
                <w:rFonts w:ascii="宋体" w:eastAsia="宋体" w:hAnsi="宋体" w:hint="eastAsia"/>
                <w:sz w:val="22"/>
              </w:rPr>
              <w:t>、</w:t>
            </w:r>
            <w:proofErr w:type="gramStart"/>
            <w:r w:rsidRPr="00673E06">
              <w:rPr>
                <w:rFonts w:ascii="宋体" w:eastAsia="宋体" w:hAnsi="宋体" w:hint="eastAsia"/>
                <w:sz w:val="22"/>
              </w:rPr>
              <w:t>扣费</w:t>
            </w:r>
            <w:r w:rsidRPr="00673E06">
              <w:rPr>
                <w:rFonts w:ascii="宋体" w:eastAsia="宋体" w:hAnsi="宋体"/>
                <w:sz w:val="22"/>
              </w:rPr>
              <w:t>失</w:t>
            </w:r>
            <w:proofErr w:type="gramEnd"/>
            <w:r w:rsidRPr="00673E06">
              <w:rPr>
                <w:rFonts w:ascii="宋体" w:eastAsia="宋体" w:hAnsi="宋体"/>
                <w:sz w:val="22"/>
              </w:rPr>
              <w:t>败</w:t>
            </w:r>
          </w:p>
        </w:tc>
      </w:tr>
      <w:tr w:rsidR="00901378" w:rsidRPr="00673E06" w14:paraId="7A4BC278" w14:textId="77777777" w:rsidTr="008C5B31">
        <w:tc>
          <w:tcPr>
            <w:tcW w:w="1129" w:type="dxa"/>
          </w:tcPr>
          <w:p w14:paraId="6C7C22FD"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985" w:type="dxa"/>
          </w:tcPr>
          <w:p w14:paraId="71573ABE" w14:textId="77777777" w:rsidR="00901378" w:rsidRPr="00673E06" w:rsidRDefault="00901378" w:rsidP="008C5B31">
            <w:pPr>
              <w:rPr>
                <w:rFonts w:ascii="宋体" w:eastAsia="宋体" w:hAnsi="宋体"/>
                <w:sz w:val="22"/>
              </w:rPr>
            </w:pPr>
            <w:r w:rsidRPr="00673E06">
              <w:rPr>
                <w:rFonts w:ascii="宋体" w:eastAsia="宋体" w:hAnsi="宋体" w:hint="eastAsia"/>
                <w:sz w:val="22"/>
              </w:rPr>
              <w:t>异常原因</w:t>
            </w:r>
          </w:p>
        </w:tc>
        <w:tc>
          <w:tcPr>
            <w:tcW w:w="1134" w:type="dxa"/>
          </w:tcPr>
          <w:p w14:paraId="3A758E86"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4048" w:type="dxa"/>
          </w:tcPr>
          <w:p w14:paraId="4AE97C20"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参见扣费清单</w:t>
            </w:r>
            <w:proofErr w:type="gramEnd"/>
            <w:r w:rsidRPr="00673E06">
              <w:rPr>
                <w:rFonts w:ascii="宋体" w:eastAsia="宋体" w:hAnsi="宋体" w:hint="eastAsia"/>
                <w:sz w:val="22"/>
              </w:rPr>
              <w:t>实扣</w:t>
            </w:r>
            <w:proofErr w:type="gramStart"/>
            <w:r w:rsidRPr="00673E06">
              <w:rPr>
                <w:rFonts w:ascii="宋体" w:eastAsia="宋体" w:hAnsi="宋体" w:hint="eastAsia"/>
                <w:sz w:val="22"/>
              </w:rPr>
              <w:t>费处</w:t>
            </w:r>
            <w:proofErr w:type="gramEnd"/>
            <w:r w:rsidRPr="00673E06">
              <w:rPr>
                <w:rFonts w:ascii="宋体" w:eastAsia="宋体" w:hAnsi="宋体" w:hint="eastAsia"/>
                <w:sz w:val="22"/>
              </w:rPr>
              <w:t>理功能返回的异常原因</w:t>
            </w:r>
          </w:p>
        </w:tc>
      </w:tr>
    </w:tbl>
    <w:p w14:paraId="4770768C" w14:textId="77777777" w:rsidR="00901378" w:rsidRPr="00673E06" w:rsidRDefault="00901378" w:rsidP="00901378">
      <w:pPr>
        <w:rPr>
          <w:rFonts w:ascii="宋体" w:eastAsia="宋体" w:hAnsi="宋体"/>
        </w:rPr>
      </w:pPr>
      <w:r w:rsidRPr="00673E06">
        <w:rPr>
          <w:rFonts w:ascii="宋体" w:eastAsia="宋体" w:hAnsi="宋体" w:hint="eastAsia"/>
        </w:rPr>
        <w:t xml:space="preserve"> </w:t>
      </w:r>
      <w:r w:rsidRPr="00673E06">
        <w:rPr>
          <w:rFonts w:ascii="宋体" w:eastAsia="宋体" w:hAnsi="宋体"/>
        </w:rPr>
        <w:t xml:space="preserve"> </w:t>
      </w:r>
      <w:r w:rsidRPr="00673E06">
        <w:rPr>
          <w:rFonts w:ascii="宋体" w:eastAsia="宋体" w:hAnsi="宋体" w:hint="eastAsia"/>
        </w:rPr>
        <w:t xml:space="preserve"> </w:t>
      </w:r>
      <w:r w:rsidRPr="00673E06">
        <w:rPr>
          <w:rFonts w:ascii="宋体" w:eastAsia="宋体" w:hAnsi="宋体"/>
        </w:rPr>
        <w:t xml:space="preserve">  </w:t>
      </w:r>
    </w:p>
    <w:p w14:paraId="4080A390" w14:textId="77777777" w:rsidR="00901378" w:rsidRPr="00673E06" w:rsidRDefault="00901378" w:rsidP="00901378">
      <w:pPr>
        <w:rPr>
          <w:rFonts w:ascii="宋体" w:eastAsia="宋体" w:hAnsi="宋体"/>
        </w:rPr>
      </w:pPr>
    </w:p>
    <w:p w14:paraId="220FA8D3" w14:textId="2CF7B16D" w:rsidR="00901378" w:rsidRPr="00673E06" w:rsidRDefault="00901378" w:rsidP="00D17AAD">
      <w:pPr>
        <w:pStyle w:val="a3"/>
        <w:numPr>
          <w:ilvl w:val="2"/>
          <w:numId w:val="1"/>
        </w:numPr>
        <w:ind w:left="284" w:firstLineChars="0" w:hanging="1"/>
        <w:outlineLvl w:val="2"/>
        <w:rPr>
          <w:rFonts w:ascii="宋体" w:eastAsia="宋体" w:hAnsi="宋体"/>
          <w:b/>
          <w:sz w:val="32"/>
        </w:rPr>
      </w:pPr>
      <w:commentRangeStart w:id="3"/>
      <w:r w:rsidRPr="00673E06">
        <w:rPr>
          <w:rFonts w:ascii="宋体" w:eastAsia="宋体" w:hAnsi="宋体" w:hint="eastAsia"/>
          <w:b/>
          <w:sz w:val="32"/>
        </w:rPr>
        <w:t>K</w:t>
      </w:r>
      <w:r w:rsidRPr="00673E06">
        <w:rPr>
          <w:rFonts w:ascii="宋体" w:eastAsia="宋体" w:hAnsi="宋体"/>
          <w:b/>
          <w:sz w:val="32"/>
        </w:rPr>
        <w:t>3</w:t>
      </w:r>
      <w:r w:rsidRPr="00673E06">
        <w:rPr>
          <w:rFonts w:ascii="宋体" w:eastAsia="宋体" w:hAnsi="宋体" w:hint="eastAsia"/>
          <w:b/>
          <w:sz w:val="32"/>
        </w:rPr>
        <w:t>系统需提供的接口实现</w:t>
      </w:r>
      <w:commentRangeEnd w:id="3"/>
      <w:r w:rsidR="007348E1" w:rsidRPr="00673E06">
        <w:rPr>
          <w:rFonts w:ascii="宋体" w:eastAsia="宋体" w:hAnsi="宋体"/>
          <w:b/>
          <w:sz w:val="32"/>
        </w:rPr>
        <w:commentReference w:id="3"/>
      </w:r>
    </w:p>
    <w:p w14:paraId="4DCC7481" w14:textId="77777777" w:rsidR="00901378" w:rsidRPr="00673E06" w:rsidRDefault="00901378"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K</w:t>
      </w:r>
      <w:r w:rsidRPr="00673E06">
        <w:rPr>
          <w:rFonts w:ascii="宋体" w:eastAsia="宋体" w:hAnsi="宋体"/>
          <w:b/>
          <w:sz w:val="28"/>
        </w:rPr>
        <w:t>3</w:t>
      </w:r>
      <w:r w:rsidRPr="00673E06">
        <w:rPr>
          <w:rFonts w:ascii="宋体" w:eastAsia="宋体" w:hAnsi="宋体" w:hint="eastAsia"/>
          <w:b/>
          <w:sz w:val="28"/>
        </w:rPr>
        <w:t>账户扣款申请受理接口</w:t>
      </w:r>
    </w:p>
    <w:tbl>
      <w:tblPr>
        <w:tblStyle w:val="a9"/>
        <w:tblW w:w="0" w:type="auto"/>
        <w:tblLook w:val="04A0" w:firstRow="1" w:lastRow="0" w:firstColumn="1" w:lastColumn="0" w:noHBand="0" w:noVBand="1"/>
      </w:tblPr>
      <w:tblGrid>
        <w:gridCol w:w="1129"/>
        <w:gridCol w:w="1560"/>
        <w:gridCol w:w="1701"/>
        <w:gridCol w:w="3906"/>
      </w:tblGrid>
      <w:tr w:rsidR="00901378" w:rsidRPr="00673E06" w14:paraId="25C5A0A0" w14:textId="77777777" w:rsidTr="00E9186D">
        <w:tc>
          <w:tcPr>
            <w:tcW w:w="1129" w:type="dxa"/>
            <w:shd w:val="clear" w:color="auto" w:fill="B4C6E7" w:themeFill="accent1" w:themeFillTint="66"/>
          </w:tcPr>
          <w:p w14:paraId="379E4823"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1560" w:type="dxa"/>
            <w:shd w:val="clear" w:color="auto" w:fill="B4C6E7" w:themeFill="accent1" w:themeFillTint="66"/>
          </w:tcPr>
          <w:p w14:paraId="4E42474C"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参数名称</w:t>
            </w:r>
          </w:p>
        </w:tc>
        <w:tc>
          <w:tcPr>
            <w:tcW w:w="1701" w:type="dxa"/>
            <w:shd w:val="clear" w:color="auto" w:fill="B4C6E7" w:themeFill="accent1" w:themeFillTint="66"/>
          </w:tcPr>
          <w:p w14:paraId="5FB60D9E"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参数类型</w:t>
            </w:r>
          </w:p>
        </w:tc>
        <w:tc>
          <w:tcPr>
            <w:tcW w:w="3906" w:type="dxa"/>
            <w:shd w:val="clear" w:color="auto" w:fill="B4C6E7" w:themeFill="accent1" w:themeFillTint="66"/>
          </w:tcPr>
          <w:p w14:paraId="66354C86" w14:textId="77777777" w:rsidR="00901378" w:rsidRPr="00673E06" w:rsidRDefault="00901378" w:rsidP="008C5B31">
            <w:pPr>
              <w:rPr>
                <w:rFonts w:ascii="宋体" w:eastAsia="宋体" w:hAnsi="宋体"/>
                <w:sz w:val="22"/>
              </w:rPr>
            </w:pPr>
            <w:r w:rsidRPr="00673E06">
              <w:rPr>
                <w:rFonts w:ascii="宋体" w:eastAsia="宋体" w:hAnsi="宋体" w:hint="eastAsia"/>
                <w:sz w:val="22"/>
              </w:rPr>
              <w:t>参数说明</w:t>
            </w:r>
          </w:p>
        </w:tc>
      </w:tr>
      <w:tr w:rsidR="00901378" w:rsidRPr="00673E06" w14:paraId="4033F789" w14:textId="77777777" w:rsidTr="008C5B31">
        <w:tc>
          <w:tcPr>
            <w:tcW w:w="1129" w:type="dxa"/>
          </w:tcPr>
          <w:p w14:paraId="29AFDBD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5A91860B"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商场名称</w:t>
            </w:r>
          </w:p>
        </w:tc>
        <w:tc>
          <w:tcPr>
            <w:tcW w:w="1701" w:type="dxa"/>
          </w:tcPr>
          <w:p w14:paraId="1BD04404"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1FCE1623" w14:textId="77777777" w:rsidR="00901378" w:rsidRPr="00673E06" w:rsidRDefault="00901378" w:rsidP="008C5B31">
            <w:pPr>
              <w:rPr>
                <w:rFonts w:ascii="宋体" w:eastAsia="宋体" w:hAnsi="宋体"/>
                <w:sz w:val="22"/>
              </w:rPr>
            </w:pPr>
          </w:p>
        </w:tc>
      </w:tr>
      <w:tr w:rsidR="00901378" w:rsidRPr="00673E06" w14:paraId="5B4EAAF0" w14:textId="77777777" w:rsidTr="008C5B31">
        <w:tc>
          <w:tcPr>
            <w:tcW w:w="1129" w:type="dxa"/>
          </w:tcPr>
          <w:p w14:paraId="24AC0CCD"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7773D9A1"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商场编码</w:t>
            </w:r>
          </w:p>
        </w:tc>
        <w:tc>
          <w:tcPr>
            <w:tcW w:w="1701" w:type="dxa"/>
          </w:tcPr>
          <w:p w14:paraId="3270E86E"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30919004" w14:textId="77777777" w:rsidR="00901378" w:rsidRPr="00673E06" w:rsidRDefault="00901378" w:rsidP="008C5B31">
            <w:pPr>
              <w:rPr>
                <w:rFonts w:ascii="宋体" w:eastAsia="宋体" w:hAnsi="宋体"/>
                <w:sz w:val="22"/>
              </w:rPr>
            </w:pPr>
          </w:p>
        </w:tc>
      </w:tr>
      <w:tr w:rsidR="00901378" w:rsidRPr="00673E06" w14:paraId="1AD8E4FF" w14:textId="77777777" w:rsidTr="008C5B31">
        <w:tc>
          <w:tcPr>
            <w:tcW w:w="1129" w:type="dxa"/>
          </w:tcPr>
          <w:p w14:paraId="7400AFF2"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596AD34B"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商场K</w:t>
            </w:r>
            <w:r w:rsidRPr="00673E06">
              <w:rPr>
                <w:rFonts w:ascii="宋体" w:eastAsia="宋体" w:hAnsi="宋体"/>
                <w:sz w:val="22"/>
              </w:rPr>
              <w:t>3</w:t>
            </w:r>
            <w:r w:rsidRPr="00673E06">
              <w:rPr>
                <w:rFonts w:ascii="宋体" w:eastAsia="宋体" w:hAnsi="宋体" w:hint="eastAsia"/>
                <w:sz w:val="22"/>
              </w:rPr>
              <w:t>账号</w:t>
            </w:r>
          </w:p>
        </w:tc>
        <w:tc>
          <w:tcPr>
            <w:tcW w:w="1701" w:type="dxa"/>
          </w:tcPr>
          <w:p w14:paraId="7238D22A"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08E38102" w14:textId="77777777" w:rsidR="00901378" w:rsidRPr="00673E06" w:rsidRDefault="00901378" w:rsidP="008C5B31">
            <w:pPr>
              <w:rPr>
                <w:rFonts w:ascii="宋体" w:eastAsia="宋体" w:hAnsi="宋体"/>
                <w:sz w:val="22"/>
              </w:rPr>
            </w:pPr>
          </w:p>
        </w:tc>
      </w:tr>
      <w:tr w:rsidR="00901378" w:rsidRPr="00673E06" w14:paraId="71761C6A" w14:textId="77777777" w:rsidTr="008C5B31">
        <w:tc>
          <w:tcPr>
            <w:tcW w:w="1129" w:type="dxa"/>
          </w:tcPr>
          <w:p w14:paraId="0DD5D81E"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5FD0A354"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扣费金额</w:t>
            </w:r>
            <w:proofErr w:type="gramEnd"/>
          </w:p>
        </w:tc>
        <w:tc>
          <w:tcPr>
            <w:tcW w:w="1701" w:type="dxa"/>
          </w:tcPr>
          <w:p w14:paraId="6216C2B4" w14:textId="77777777" w:rsidR="00901378" w:rsidRPr="00673E06" w:rsidRDefault="00901378" w:rsidP="008C5B31">
            <w:pPr>
              <w:rPr>
                <w:rFonts w:ascii="宋体" w:eastAsia="宋体" w:hAnsi="宋体"/>
                <w:sz w:val="22"/>
              </w:rPr>
            </w:pPr>
            <w:r w:rsidRPr="00673E06">
              <w:rPr>
                <w:rFonts w:ascii="宋体" w:eastAsia="宋体" w:hAnsi="宋体" w:hint="eastAsia"/>
                <w:sz w:val="22"/>
              </w:rPr>
              <w:t>数值</w:t>
            </w:r>
          </w:p>
        </w:tc>
        <w:tc>
          <w:tcPr>
            <w:tcW w:w="3906" w:type="dxa"/>
          </w:tcPr>
          <w:p w14:paraId="1E385087" w14:textId="77777777" w:rsidR="00901378" w:rsidRPr="00673E06" w:rsidRDefault="00901378" w:rsidP="008C5B31">
            <w:pPr>
              <w:rPr>
                <w:rFonts w:ascii="宋体" w:eastAsia="宋体" w:hAnsi="宋体"/>
                <w:sz w:val="22"/>
              </w:rPr>
            </w:pPr>
            <w:r w:rsidRPr="00673E06">
              <w:rPr>
                <w:rFonts w:ascii="宋体" w:eastAsia="宋体" w:hAnsi="宋体" w:hint="eastAsia"/>
                <w:sz w:val="22"/>
              </w:rPr>
              <w:t>精确到2位小数</w:t>
            </w:r>
          </w:p>
        </w:tc>
      </w:tr>
      <w:tr w:rsidR="00901378" w:rsidRPr="00673E06" w14:paraId="2C96DA02" w14:textId="77777777" w:rsidTr="008C5B31">
        <w:tc>
          <w:tcPr>
            <w:tcW w:w="1129" w:type="dxa"/>
          </w:tcPr>
          <w:p w14:paraId="5B2CF263"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665B9EBF"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扣费说明</w:t>
            </w:r>
            <w:proofErr w:type="gramEnd"/>
          </w:p>
        </w:tc>
        <w:tc>
          <w:tcPr>
            <w:tcW w:w="1701" w:type="dxa"/>
          </w:tcPr>
          <w:p w14:paraId="63E5FCF8"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0926B267" w14:textId="77777777" w:rsidR="00901378" w:rsidRPr="00673E06" w:rsidRDefault="00901378" w:rsidP="008C5B31">
            <w:pPr>
              <w:rPr>
                <w:rFonts w:ascii="宋体" w:eastAsia="宋体" w:hAnsi="宋体"/>
                <w:sz w:val="22"/>
              </w:rPr>
            </w:pPr>
          </w:p>
        </w:tc>
      </w:tr>
      <w:tr w:rsidR="00901378" w:rsidRPr="00673E06" w14:paraId="49FD8DA3" w14:textId="77777777" w:rsidTr="008C5B31">
        <w:tc>
          <w:tcPr>
            <w:tcW w:w="1129" w:type="dxa"/>
          </w:tcPr>
          <w:p w14:paraId="3236483B"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677DE08A"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扣费凭证</w:t>
            </w:r>
            <w:proofErr w:type="gramEnd"/>
            <w:r w:rsidRPr="00673E06">
              <w:rPr>
                <w:rFonts w:ascii="宋体" w:eastAsia="宋体" w:hAnsi="宋体" w:hint="eastAsia"/>
                <w:sz w:val="22"/>
              </w:rPr>
              <w:t>号</w:t>
            </w:r>
          </w:p>
        </w:tc>
        <w:tc>
          <w:tcPr>
            <w:tcW w:w="1701" w:type="dxa"/>
          </w:tcPr>
          <w:p w14:paraId="631BF78E"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42F4F23B" w14:textId="77777777" w:rsidR="00901378" w:rsidRPr="00673E06" w:rsidRDefault="00901378" w:rsidP="008C5B31">
            <w:pPr>
              <w:rPr>
                <w:rFonts w:ascii="宋体" w:eastAsia="宋体" w:hAnsi="宋体"/>
                <w:sz w:val="22"/>
              </w:rPr>
            </w:pPr>
            <w:r w:rsidRPr="00673E06">
              <w:rPr>
                <w:rFonts w:ascii="宋体" w:eastAsia="宋体" w:hAnsi="宋体" w:hint="eastAsia"/>
                <w:sz w:val="22"/>
              </w:rPr>
              <w:t>由K</w:t>
            </w:r>
            <w:r w:rsidRPr="00673E06">
              <w:rPr>
                <w:rFonts w:ascii="宋体" w:eastAsia="宋体" w:hAnsi="宋体"/>
                <w:sz w:val="22"/>
              </w:rPr>
              <w:t>3</w:t>
            </w:r>
            <w:r w:rsidRPr="00673E06">
              <w:rPr>
                <w:rFonts w:ascii="宋体" w:eastAsia="宋体" w:hAnsi="宋体" w:hint="eastAsia"/>
                <w:sz w:val="22"/>
              </w:rPr>
              <w:t>系统确定</w:t>
            </w:r>
          </w:p>
        </w:tc>
      </w:tr>
      <w:tr w:rsidR="00901378" w:rsidRPr="00673E06" w14:paraId="72124B93" w14:textId="77777777" w:rsidTr="008C5B31">
        <w:tc>
          <w:tcPr>
            <w:tcW w:w="1129" w:type="dxa"/>
          </w:tcPr>
          <w:p w14:paraId="1F2F75A4"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7AC0DCBB"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扣费结果</w:t>
            </w:r>
            <w:proofErr w:type="gramEnd"/>
          </w:p>
        </w:tc>
        <w:tc>
          <w:tcPr>
            <w:tcW w:w="1701" w:type="dxa"/>
          </w:tcPr>
          <w:p w14:paraId="53E0EF10"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77401FD6"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包括：成功、失败</w:t>
            </w:r>
          </w:p>
        </w:tc>
      </w:tr>
    </w:tbl>
    <w:p w14:paraId="42EA49E7" w14:textId="3BFD64DE" w:rsidR="00901378" w:rsidRPr="00673E06" w:rsidRDefault="00901378" w:rsidP="00901378">
      <w:pPr>
        <w:rPr>
          <w:rFonts w:ascii="宋体" w:eastAsia="宋体" w:hAnsi="宋体"/>
        </w:rPr>
      </w:pPr>
      <w:r w:rsidRPr="00673E06">
        <w:rPr>
          <w:rFonts w:ascii="宋体" w:eastAsia="宋体" w:hAnsi="宋体"/>
        </w:rPr>
        <w:t xml:space="preserve">  </w:t>
      </w:r>
    </w:p>
    <w:p w14:paraId="58B05BCC" w14:textId="2F07CCEB" w:rsidR="00453703" w:rsidRPr="00673E06" w:rsidRDefault="00453703" w:rsidP="00D01448">
      <w:pPr>
        <w:pStyle w:val="a3"/>
        <w:numPr>
          <w:ilvl w:val="3"/>
          <w:numId w:val="1"/>
        </w:numPr>
        <w:ind w:left="284" w:firstLineChars="0" w:firstLine="0"/>
        <w:outlineLvl w:val="3"/>
        <w:rPr>
          <w:rFonts w:ascii="宋体" w:eastAsia="宋体" w:hAnsi="宋体"/>
          <w:b/>
          <w:sz w:val="28"/>
        </w:rPr>
      </w:pPr>
      <w:commentRangeStart w:id="4"/>
      <w:r w:rsidRPr="00673E06">
        <w:rPr>
          <w:rFonts w:ascii="宋体" w:eastAsia="宋体" w:hAnsi="宋体" w:hint="eastAsia"/>
          <w:b/>
          <w:sz w:val="28"/>
        </w:rPr>
        <w:t>K</w:t>
      </w:r>
      <w:r w:rsidRPr="00673E06">
        <w:rPr>
          <w:rFonts w:ascii="宋体" w:eastAsia="宋体" w:hAnsi="宋体"/>
          <w:b/>
          <w:sz w:val="28"/>
        </w:rPr>
        <w:t>3</w:t>
      </w:r>
      <w:r w:rsidRPr="00673E06">
        <w:rPr>
          <w:rFonts w:ascii="宋体" w:eastAsia="宋体" w:hAnsi="宋体" w:hint="eastAsia"/>
          <w:b/>
          <w:sz w:val="28"/>
        </w:rPr>
        <w:t>账户退费申请受理接口</w:t>
      </w:r>
      <w:commentRangeEnd w:id="4"/>
      <w:r w:rsidR="00143ABC">
        <w:rPr>
          <w:rStyle w:val="a4"/>
        </w:rPr>
        <w:commentReference w:id="4"/>
      </w:r>
    </w:p>
    <w:tbl>
      <w:tblPr>
        <w:tblStyle w:val="a9"/>
        <w:tblW w:w="0" w:type="auto"/>
        <w:tblLook w:val="04A0" w:firstRow="1" w:lastRow="0" w:firstColumn="1" w:lastColumn="0" w:noHBand="0" w:noVBand="1"/>
      </w:tblPr>
      <w:tblGrid>
        <w:gridCol w:w="1129"/>
        <w:gridCol w:w="1560"/>
        <w:gridCol w:w="1701"/>
        <w:gridCol w:w="3906"/>
      </w:tblGrid>
      <w:tr w:rsidR="00453703" w:rsidRPr="00673E06" w14:paraId="68278053" w14:textId="77777777" w:rsidTr="00E9186D">
        <w:tc>
          <w:tcPr>
            <w:tcW w:w="1129" w:type="dxa"/>
            <w:shd w:val="clear" w:color="auto" w:fill="B4C6E7" w:themeFill="accent1" w:themeFillTint="66"/>
          </w:tcPr>
          <w:p w14:paraId="00BE8C09" w14:textId="77777777" w:rsidR="00453703" w:rsidRPr="00673E06" w:rsidRDefault="00453703" w:rsidP="00CD4F26">
            <w:pPr>
              <w:rPr>
                <w:rFonts w:ascii="宋体" w:eastAsia="宋体" w:hAnsi="宋体"/>
                <w:sz w:val="22"/>
              </w:rPr>
            </w:pPr>
            <w:r w:rsidRPr="00673E06">
              <w:rPr>
                <w:rFonts w:ascii="宋体" w:eastAsia="宋体" w:hAnsi="宋体" w:hint="eastAsia"/>
                <w:sz w:val="22"/>
              </w:rPr>
              <w:t>参数类型</w:t>
            </w:r>
          </w:p>
        </w:tc>
        <w:tc>
          <w:tcPr>
            <w:tcW w:w="1560" w:type="dxa"/>
            <w:shd w:val="clear" w:color="auto" w:fill="B4C6E7" w:themeFill="accent1" w:themeFillTint="66"/>
          </w:tcPr>
          <w:p w14:paraId="290EF077" w14:textId="77777777" w:rsidR="00453703" w:rsidRPr="00673E06" w:rsidRDefault="00453703" w:rsidP="00CD4F26">
            <w:pPr>
              <w:rPr>
                <w:rFonts w:ascii="宋体" w:eastAsia="宋体" w:hAnsi="宋体"/>
                <w:sz w:val="22"/>
              </w:rPr>
            </w:pPr>
            <w:r w:rsidRPr="00673E06">
              <w:rPr>
                <w:rFonts w:ascii="宋体" w:eastAsia="宋体" w:hAnsi="宋体" w:hint="eastAsia"/>
                <w:sz w:val="22"/>
              </w:rPr>
              <w:t>参数名称</w:t>
            </w:r>
          </w:p>
        </w:tc>
        <w:tc>
          <w:tcPr>
            <w:tcW w:w="1701" w:type="dxa"/>
            <w:shd w:val="clear" w:color="auto" w:fill="B4C6E7" w:themeFill="accent1" w:themeFillTint="66"/>
          </w:tcPr>
          <w:p w14:paraId="3D2BCBBD" w14:textId="77777777" w:rsidR="00453703" w:rsidRPr="00673E06" w:rsidRDefault="00453703" w:rsidP="00CD4F26">
            <w:pPr>
              <w:rPr>
                <w:rFonts w:ascii="宋体" w:eastAsia="宋体" w:hAnsi="宋体"/>
                <w:sz w:val="22"/>
              </w:rPr>
            </w:pPr>
            <w:r w:rsidRPr="00673E06">
              <w:rPr>
                <w:rFonts w:ascii="宋体" w:eastAsia="宋体" w:hAnsi="宋体" w:hint="eastAsia"/>
                <w:sz w:val="22"/>
              </w:rPr>
              <w:t>参数类型</w:t>
            </w:r>
          </w:p>
        </w:tc>
        <w:tc>
          <w:tcPr>
            <w:tcW w:w="3906" w:type="dxa"/>
            <w:shd w:val="clear" w:color="auto" w:fill="B4C6E7" w:themeFill="accent1" w:themeFillTint="66"/>
          </w:tcPr>
          <w:p w14:paraId="5433F414" w14:textId="77777777" w:rsidR="00453703" w:rsidRPr="00673E06" w:rsidRDefault="00453703" w:rsidP="00CD4F26">
            <w:pPr>
              <w:rPr>
                <w:rFonts w:ascii="宋体" w:eastAsia="宋体" w:hAnsi="宋体"/>
                <w:sz w:val="22"/>
              </w:rPr>
            </w:pPr>
            <w:r w:rsidRPr="00673E06">
              <w:rPr>
                <w:rFonts w:ascii="宋体" w:eastAsia="宋体" w:hAnsi="宋体" w:hint="eastAsia"/>
                <w:sz w:val="22"/>
              </w:rPr>
              <w:t>参数说明</w:t>
            </w:r>
          </w:p>
        </w:tc>
      </w:tr>
      <w:tr w:rsidR="00453703" w:rsidRPr="00673E06" w14:paraId="5651D7FA" w14:textId="77777777" w:rsidTr="00CD4F26">
        <w:tc>
          <w:tcPr>
            <w:tcW w:w="1129" w:type="dxa"/>
          </w:tcPr>
          <w:p w14:paraId="4E72E0EB" w14:textId="77777777" w:rsidR="00453703" w:rsidRPr="00673E06" w:rsidRDefault="00453703" w:rsidP="00CD4F26">
            <w:pPr>
              <w:rPr>
                <w:rFonts w:ascii="宋体" w:eastAsia="宋体" w:hAnsi="宋体"/>
                <w:sz w:val="22"/>
              </w:rPr>
            </w:pPr>
            <w:r w:rsidRPr="00673E06">
              <w:rPr>
                <w:rFonts w:ascii="宋体" w:eastAsia="宋体" w:hAnsi="宋体" w:hint="eastAsia"/>
                <w:sz w:val="22"/>
              </w:rPr>
              <w:t>入参</w:t>
            </w:r>
          </w:p>
        </w:tc>
        <w:tc>
          <w:tcPr>
            <w:tcW w:w="1560" w:type="dxa"/>
          </w:tcPr>
          <w:p w14:paraId="282B7F60" w14:textId="77777777" w:rsidR="00453703" w:rsidRPr="00673E06" w:rsidRDefault="00453703" w:rsidP="00CD4F26">
            <w:pPr>
              <w:rPr>
                <w:rFonts w:ascii="宋体" w:eastAsia="宋体" w:hAnsi="宋体"/>
                <w:sz w:val="22"/>
              </w:rPr>
            </w:pPr>
            <w:r w:rsidRPr="00673E06">
              <w:rPr>
                <w:rFonts w:ascii="宋体" w:eastAsia="宋体" w:hAnsi="宋体" w:hint="eastAsia"/>
                <w:sz w:val="22"/>
              </w:rPr>
              <w:t>商场名称</w:t>
            </w:r>
          </w:p>
        </w:tc>
        <w:tc>
          <w:tcPr>
            <w:tcW w:w="1701" w:type="dxa"/>
          </w:tcPr>
          <w:p w14:paraId="27C23DD9"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61CB7B9B" w14:textId="77777777" w:rsidR="00453703" w:rsidRPr="00673E06" w:rsidRDefault="00453703" w:rsidP="00CD4F26">
            <w:pPr>
              <w:rPr>
                <w:rFonts w:ascii="宋体" w:eastAsia="宋体" w:hAnsi="宋体"/>
                <w:sz w:val="22"/>
              </w:rPr>
            </w:pPr>
          </w:p>
        </w:tc>
      </w:tr>
      <w:tr w:rsidR="00453703" w:rsidRPr="00673E06" w14:paraId="3B3E2F2D" w14:textId="77777777" w:rsidTr="00CD4F26">
        <w:tc>
          <w:tcPr>
            <w:tcW w:w="1129" w:type="dxa"/>
          </w:tcPr>
          <w:p w14:paraId="1CD77687" w14:textId="77777777" w:rsidR="00453703" w:rsidRPr="00673E06" w:rsidRDefault="00453703" w:rsidP="00CD4F26">
            <w:pPr>
              <w:rPr>
                <w:rFonts w:ascii="宋体" w:eastAsia="宋体" w:hAnsi="宋体"/>
                <w:sz w:val="22"/>
              </w:rPr>
            </w:pPr>
            <w:r w:rsidRPr="00673E06">
              <w:rPr>
                <w:rFonts w:ascii="宋体" w:eastAsia="宋体" w:hAnsi="宋体" w:hint="eastAsia"/>
                <w:sz w:val="22"/>
              </w:rPr>
              <w:t>入参</w:t>
            </w:r>
          </w:p>
        </w:tc>
        <w:tc>
          <w:tcPr>
            <w:tcW w:w="1560" w:type="dxa"/>
          </w:tcPr>
          <w:p w14:paraId="10EAD151" w14:textId="77777777" w:rsidR="00453703" w:rsidRPr="00673E06" w:rsidRDefault="00453703" w:rsidP="00CD4F26">
            <w:pPr>
              <w:rPr>
                <w:rFonts w:ascii="宋体" w:eastAsia="宋体" w:hAnsi="宋体"/>
                <w:sz w:val="22"/>
              </w:rPr>
            </w:pPr>
            <w:r w:rsidRPr="00673E06">
              <w:rPr>
                <w:rFonts w:ascii="宋体" w:eastAsia="宋体" w:hAnsi="宋体" w:hint="eastAsia"/>
                <w:sz w:val="22"/>
              </w:rPr>
              <w:t>商场编码</w:t>
            </w:r>
          </w:p>
        </w:tc>
        <w:tc>
          <w:tcPr>
            <w:tcW w:w="1701" w:type="dxa"/>
          </w:tcPr>
          <w:p w14:paraId="1B6CD3B7"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3902CB4E" w14:textId="77777777" w:rsidR="00453703" w:rsidRPr="00673E06" w:rsidRDefault="00453703" w:rsidP="00CD4F26">
            <w:pPr>
              <w:rPr>
                <w:rFonts w:ascii="宋体" w:eastAsia="宋体" w:hAnsi="宋体"/>
                <w:sz w:val="22"/>
              </w:rPr>
            </w:pPr>
          </w:p>
        </w:tc>
      </w:tr>
      <w:tr w:rsidR="00453703" w:rsidRPr="00673E06" w14:paraId="7ABC0F20" w14:textId="77777777" w:rsidTr="00CD4F26">
        <w:tc>
          <w:tcPr>
            <w:tcW w:w="1129" w:type="dxa"/>
          </w:tcPr>
          <w:p w14:paraId="5BA4A1E5" w14:textId="77777777" w:rsidR="00453703" w:rsidRPr="00673E06" w:rsidRDefault="00453703" w:rsidP="00CD4F26">
            <w:pPr>
              <w:rPr>
                <w:rFonts w:ascii="宋体" w:eastAsia="宋体" w:hAnsi="宋体"/>
                <w:sz w:val="22"/>
              </w:rPr>
            </w:pPr>
            <w:r w:rsidRPr="00673E06">
              <w:rPr>
                <w:rFonts w:ascii="宋体" w:eastAsia="宋体" w:hAnsi="宋体" w:hint="eastAsia"/>
                <w:sz w:val="22"/>
              </w:rPr>
              <w:t>入参</w:t>
            </w:r>
          </w:p>
        </w:tc>
        <w:tc>
          <w:tcPr>
            <w:tcW w:w="1560" w:type="dxa"/>
          </w:tcPr>
          <w:p w14:paraId="55E3B225" w14:textId="77777777" w:rsidR="00453703" w:rsidRPr="00673E06" w:rsidRDefault="00453703" w:rsidP="00CD4F26">
            <w:pPr>
              <w:rPr>
                <w:rFonts w:ascii="宋体" w:eastAsia="宋体" w:hAnsi="宋体"/>
                <w:sz w:val="22"/>
              </w:rPr>
            </w:pPr>
            <w:r w:rsidRPr="00673E06">
              <w:rPr>
                <w:rFonts w:ascii="宋体" w:eastAsia="宋体" w:hAnsi="宋体" w:hint="eastAsia"/>
                <w:sz w:val="22"/>
              </w:rPr>
              <w:t>商场K</w:t>
            </w:r>
            <w:r w:rsidRPr="00673E06">
              <w:rPr>
                <w:rFonts w:ascii="宋体" w:eastAsia="宋体" w:hAnsi="宋体"/>
                <w:sz w:val="22"/>
              </w:rPr>
              <w:t>3</w:t>
            </w:r>
            <w:r w:rsidRPr="00673E06">
              <w:rPr>
                <w:rFonts w:ascii="宋体" w:eastAsia="宋体" w:hAnsi="宋体" w:hint="eastAsia"/>
                <w:sz w:val="22"/>
              </w:rPr>
              <w:t>账号</w:t>
            </w:r>
          </w:p>
        </w:tc>
        <w:tc>
          <w:tcPr>
            <w:tcW w:w="1701" w:type="dxa"/>
          </w:tcPr>
          <w:p w14:paraId="1B361B1F"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05BB3A66" w14:textId="77777777" w:rsidR="00453703" w:rsidRPr="00673E06" w:rsidRDefault="00453703" w:rsidP="00CD4F26">
            <w:pPr>
              <w:rPr>
                <w:rFonts w:ascii="宋体" w:eastAsia="宋体" w:hAnsi="宋体"/>
                <w:sz w:val="22"/>
              </w:rPr>
            </w:pPr>
          </w:p>
        </w:tc>
      </w:tr>
      <w:tr w:rsidR="00453703" w:rsidRPr="00673E06" w14:paraId="4A61C04F" w14:textId="77777777" w:rsidTr="00CD4F26">
        <w:tc>
          <w:tcPr>
            <w:tcW w:w="1129" w:type="dxa"/>
          </w:tcPr>
          <w:p w14:paraId="1B9D480C" w14:textId="77777777" w:rsidR="00453703" w:rsidRPr="00673E06" w:rsidRDefault="00453703" w:rsidP="00CD4F26">
            <w:pPr>
              <w:rPr>
                <w:rFonts w:ascii="宋体" w:eastAsia="宋体" w:hAnsi="宋体"/>
                <w:sz w:val="22"/>
              </w:rPr>
            </w:pPr>
            <w:r w:rsidRPr="00673E06">
              <w:rPr>
                <w:rFonts w:ascii="宋体" w:eastAsia="宋体" w:hAnsi="宋体" w:hint="eastAsia"/>
                <w:sz w:val="22"/>
              </w:rPr>
              <w:t>入参</w:t>
            </w:r>
          </w:p>
        </w:tc>
        <w:tc>
          <w:tcPr>
            <w:tcW w:w="1560" w:type="dxa"/>
          </w:tcPr>
          <w:p w14:paraId="7BE1ACED" w14:textId="385FB305" w:rsidR="00453703" w:rsidRPr="00673E06" w:rsidRDefault="00E31086" w:rsidP="00CD4F26">
            <w:pPr>
              <w:rPr>
                <w:rFonts w:ascii="宋体" w:eastAsia="宋体" w:hAnsi="宋体"/>
                <w:sz w:val="22"/>
              </w:rPr>
            </w:pPr>
            <w:r w:rsidRPr="00673E06">
              <w:rPr>
                <w:rFonts w:ascii="宋体" w:eastAsia="宋体" w:hAnsi="宋体" w:hint="eastAsia"/>
                <w:sz w:val="22"/>
              </w:rPr>
              <w:t>退费</w:t>
            </w:r>
            <w:r w:rsidR="00453703" w:rsidRPr="00673E06">
              <w:rPr>
                <w:rFonts w:ascii="宋体" w:eastAsia="宋体" w:hAnsi="宋体" w:hint="eastAsia"/>
                <w:sz w:val="22"/>
              </w:rPr>
              <w:t>金额</w:t>
            </w:r>
          </w:p>
        </w:tc>
        <w:tc>
          <w:tcPr>
            <w:tcW w:w="1701" w:type="dxa"/>
          </w:tcPr>
          <w:p w14:paraId="1BB4059F" w14:textId="77777777" w:rsidR="00453703" w:rsidRPr="00673E06" w:rsidRDefault="00453703" w:rsidP="00CD4F26">
            <w:pPr>
              <w:rPr>
                <w:rFonts w:ascii="宋体" w:eastAsia="宋体" w:hAnsi="宋体"/>
                <w:sz w:val="22"/>
              </w:rPr>
            </w:pPr>
            <w:r w:rsidRPr="00673E06">
              <w:rPr>
                <w:rFonts w:ascii="宋体" w:eastAsia="宋体" w:hAnsi="宋体" w:hint="eastAsia"/>
                <w:sz w:val="22"/>
              </w:rPr>
              <w:t>数值</w:t>
            </w:r>
          </w:p>
        </w:tc>
        <w:tc>
          <w:tcPr>
            <w:tcW w:w="3906" w:type="dxa"/>
          </w:tcPr>
          <w:p w14:paraId="6448729C" w14:textId="77777777" w:rsidR="00453703" w:rsidRPr="00673E06" w:rsidRDefault="00453703" w:rsidP="00CD4F26">
            <w:pPr>
              <w:rPr>
                <w:rFonts w:ascii="宋体" w:eastAsia="宋体" w:hAnsi="宋体"/>
                <w:sz w:val="22"/>
              </w:rPr>
            </w:pPr>
            <w:r w:rsidRPr="00673E06">
              <w:rPr>
                <w:rFonts w:ascii="宋体" w:eastAsia="宋体" w:hAnsi="宋体" w:hint="eastAsia"/>
                <w:sz w:val="22"/>
              </w:rPr>
              <w:t>精确到2位小数</w:t>
            </w:r>
          </w:p>
        </w:tc>
      </w:tr>
      <w:tr w:rsidR="00453703" w:rsidRPr="00673E06" w14:paraId="6ED14C71" w14:textId="77777777" w:rsidTr="00CD4F26">
        <w:tc>
          <w:tcPr>
            <w:tcW w:w="1129" w:type="dxa"/>
          </w:tcPr>
          <w:p w14:paraId="231B7749" w14:textId="77777777" w:rsidR="00453703" w:rsidRPr="00673E06" w:rsidRDefault="00453703" w:rsidP="00CD4F26">
            <w:pPr>
              <w:rPr>
                <w:rFonts w:ascii="宋体" w:eastAsia="宋体" w:hAnsi="宋体"/>
                <w:sz w:val="22"/>
              </w:rPr>
            </w:pPr>
            <w:r w:rsidRPr="00673E06">
              <w:rPr>
                <w:rFonts w:ascii="宋体" w:eastAsia="宋体" w:hAnsi="宋体" w:hint="eastAsia"/>
                <w:sz w:val="22"/>
              </w:rPr>
              <w:t>入参</w:t>
            </w:r>
          </w:p>
        </w:tc>
        <w:tc>
          <w:tcPr>
            <w:tcW w:w="1560" w:type="dxa"/>
          </w:tcPr>
          <w:p w14:paraId="6FBBE42A" w14:textId="655A262E" w:rsidR="00453703" w:rsidRPr="00673E06" w:rsidRDefault="00E31086" w:rsidP="00CD4F26">
            <w:pPr>
              <w:rPr>
                <w:rFonts w:ascii="宋体" w:eastAsia="宋体" w:hAnsi="宋体"/>
                <w:sz w:val="22"/>
              </w:rPr>
            </w:pPr>
            <w:r w:rsidRPr="00673E06">
              <w:rPr>
                <w:rFonts w:ascii="宋体" w:eastAsia="宋体" w:hAnsi="宋体" w:hint="eastAsia"/>
                <w:sz w:val="22"/>
              </w:rPr>
              <w:t>退费</w:t>
            </w:r>
            <w:r w:rsidR="00453703" w:rsidRPr="00673E06">
              <w:rPr>
                <w:rFonts w:ascii="宋体" w:eastAsia="宋体" w:hAnsi="宋体" w:hint="eastAsia"/>
                <w:sz w:val="22"/>
              </w:rPr>
              <w:t>说明</w:t>
            </w:r>
          </w:p>
        </w:tc>
        <w:tc>
          <w:tcPr>
            <w:tcW w:w="1701" w:type="dxa"/>
          </w:tcPr>
          <w:p w14:paraId="162D0563"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5834709E" w14:textId="77777777" w:rsidR="00453703" w:rsidRPr="00673E06" w:rsidRDefault="00453703" w:rsidP="00CD4F26">
            <w:pPr>
              <w:rPr>
                <w:rFonts w:ascii="宋体" w:eastAsia="宋体" w:hAnsi="宋体"/>
                <w:sz w:val="22"/>
              </w:rPr>
            </w:pPr>
          </w:p>
        </w:tc>
      </w:tr>
      <w:tr w:rsidR="00453703" w:rsidRPr="00673E06" w14:paraId="1CB19519" w14:textId="77777777" w:rsidTr="00CD4F26">
        <w:tc>
          <w:tcPr>
            <w:tcW w:w="1129" w:type="dxa"/>
          </w:tcPr>
          <w:p w14:paraId="6E6E6C3B" w14:textId="77777777" w:rsidR="00453703" w:rsidRPr="00673E06" w:rsidRDefault="00453703" w:rsidP="00CD4F26">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1D3B03E7" w14:textId="6045B61E" w:rsidR="00453703" w:rsidRPr="00673E06" w:rsidRDefault="00E31086" w:rsidP="00CD4F26">
            <w:pPr>
              <w:rPr>
                <w:rFonts w:ascii="宋体" w:eastAsia="宋体" w:hAnsi="宋体"/>
                <w:sz w:val="22"/>
              </w:rPr>
            </w:pPr>
            <w:r w:rsidRPr="00673E06">
              <w:rPr>
                <w:rFonts w:ascii="宋体" w:eastAsia="宋体" w:hAnsi="宋体" w:hint="eastAsia"/>
                <w:sz w:val="22"/>
              </w:rPr>
              <w:t>退费</w:t>
            </w:r>
            <w:r w:rsidR="00453703" w:rsidRPr="00673E06">
              <w:rPr>
                <w:rFonts w:ascii="宋体" w:eastAsia="宋体" w:hAnsi="宋体" w:hint="eastAsia"/>
                <w:sz w:val="22"/>
              </w:rPr>
              <w:t>凭证号</w:t>
            </w:r>
          </w:p>
        </w:tc>
        <w:tc>
          <w:tcPr>
            <w:tcW w:w="1701" w:type="dxa"/>
          </w:tcPr>
          <w:p w14:paraId="7C11811E"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469351B0" w14:textId="77777777" w:rsidR="00453703" w:rsidRPr="00673E06" w:rsidRDefault="00453703" w:rsidP="00CD4F26">
            <w:pPr>
              <w:rPr>
                <w:rFonts w:ascii="宋体" w:eastAsia="宋体" w:hAnsi="宋体"/>
                <w:sz w:val="22"/>
              </w:rPr>
            </w:pPr>
            <w:r w:rsidRPr="00673E06">
              <w:rPr>
                <w:rFonts w:ascii="宋体" w:eastAsia="宋体" w:hAnsi="宋体" w:hint="eastAsia"/>
                <w:sz w:val="22"/>
              </w:rPr>
              <w:t>由K</w:t>
            </w:r>
            <w:r w:rsidRPr="00673E06">
              <w:rPr>
                <w:rFonts w:ascii="宋体" w:eastAsia="宋体" w:hAnsi="宋体"/>
                <w:sz w:val="22"/>
              </w:rPr>
              <w:t>3</w:t>
            </w:r>
            <w:r w:rsidRPr="00673E06">
              <w:rPr>
                <w:rFonts w:ascii="宋体" w:eastAsia="宋体" w:hAnsi="宋体" w:hint="eastAsia"/>
                <w:sz w:val="22"/>
              </w:rPr>
              <w:t>系统确定</w:t>
            </w:r>
          </w:p>
        </w:tc>
      </w:tr>
      <w:tr w:rsidR="00453703" w:rsidRPr="00673E06" w14:paraId="0849D165" w14:textId="77777777" w:rsidTr="00CD4F26">
        <w:tc>
          <w:tcPr>
            <w:tcW w:w="1129" w:type="dxa"/>
          </w:tcPr>
          <w:p w14:paraId="63B1907C" w14:textId="77777777" w:rsidR="00453703" w:rsidRPr="00673E06" w:rsidRDefault="00453703" w:rsidP="00CD4F26">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2E00CBED" w14:textId="6065AB5E" w:rsidR="00453703" w:rsidRPr="00673E06" w:rsidRDefault="00E31086" w:rsidP="00CD4F26">
            <w:pPr>
              <w:rPr>
                <w:rFonts w:ascii="宋体" w:eastAsia="宋体" w:hAnsi="宋体"/>
                <w:sz w:val="22"/>
              </w:rPr>
            </w:pPr>
            <w:r w:rsidRPr="00673E06">
              <w:rPr>
                <w:rFonts w:ascii="宋体" w:eastAsia="宋体" w:hAnsi="宋体" w:hint="eastAsia"/>
                <w:sz w:val="22"/>
              </w:rPr>
              <w:t>退费</w:t>
            </w:r>
            <w:r w:rsidR="00453703" w:rsidRPr="00673E06">
              <w:rPr>
                <w:rFonts w:ascii="宋体" w:eastAsia="宋体" w:hAnsi="宋体" w:hint="eastAsia"/>
                <w:sz w:val="22"/>
              </w:rPr>
              <w:t>结果</w:t>
            </w:r>
          </w:p>
        </w:tc>
        <w:tc>
          <w:tcPr>
            <w:tcW w:w="1701" w:type="dxa"/>
          </w:tcPr>
          <w:p w14:paraId="6F9C05A2" w14:textId="77777777" w:rsidR="00453703" w:rsidRPr="00673E06" w:rsidRDefault="00453703" w:rsidP="00CD4F26">
            <w:pPr>
              <w:rPr>
                <w:rFonts w:ascii="宋体" w:eastAsia="宋体" w:hAnsi="宋体"/>
                <w:sz w:val="22"/>
              </w:rPr>
            </w:pPr>
            <w:r w:rsidRPr="00673E06">
              <w:rPr>
                <w:rFonts w:ascii="宋体" w:eastAsia="宋体" w:hAnsi="宋体" w:hint="eastAsia"/>
                <w:sz w:val="22"/>
              </w:rPr>
              <w:t>文本</w:t>
            </w:r>
          </w:p>
        </w:tc>
        <w:tc>
          <w:tcPr>
            <w:tcW w:w="3906" w:type="dxa"/>
          </w:tcPr>
          <w:p w14:paraId="4F90FD14" w14:textId="77777777" w:rsidR="00453703" w:rsidRPr="00673E06" w:rsidRDefault="00453703" w:rsidP="00CD4F26">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包括：成功、失败</w:t>
            </w:r>
          </w:p>
        </w:tc>
      </w:tr>
    </w:tbl>
    <w:p w14:paraId="12F2BD1A" w14:textId="673048C3" w:rsidR="00453703" w:rsidRPr="00673E06" w:rsidRDefault="00453703" w:rsidP="00453703">
      <w:pPr>
        <w:rPr>
          <w:rFonts w:ascii="宋体" w:eastAsia="宋体" w:hAnsi="宋体"/>
        </w:rPr>
      </w:pPr>
      <w:r w:rsidRPr="00673E06">
        <w:rPr>
          <w:rFonts w:ascii="宋体" w:eastAsia="宋体" w:hAnsi="宋体"/>
        </w:rPr>
        <w:t xml:space="preserve">   </w:t>
      </w:r>
    </w:p>
    <w:p w14:paraId="730D1A21" w14:textId="77777777" w:rsidR="00453703" w:rsidRPr="00673E06" w:rsidRDefault="00453703" w:rsidP="00901378">
      <w:pPr>
        <w:rPr>
          <w:rFonts w:ascii="宋体" w:eastAsia="宋体" w:hAnsi="宋体"/>
        </w:rPr>
      </w:pPr>
    </w:p>
    <w:p w14:paraId="3121F45E" w14:textId="77777777" w:rsidR="00901378" w:rsidRPr="00673E06" w:rsidRDefault="00901378" w:rsidP="00D01448">
      <w:pPr>
        <w:pStyle w:val="a3"/>
        <w:numPr>
          <w:ilvl w:val="3"/>
          <w:numId w:val="1"/>
        </w:numPr>
        <w:ind w:left="284" w:firstLineChars="0" w:firstLine="0"/>
        <w:outlineLvl w:val="3"/>
        <w:rPr>
          <w:rFonts w:ascii="宋体" w:eastAsia="宋体" w:hAnsi="宋体"/>
          <w:b/>
          <w:sz w:val="28"/>
        </w:rPr>
      </w:pPr>
      <w:commentRangeStart w:id="5"/>
      <w:r w:rsidRPr="00673E06">
        <w:rPr>
          <w:rFonts w:ascii="宋体" w:eastAsia="宋体" w:hAnsi="宋体" w:hint="eastAsia"/>
          <w:b/>
          <w:sz w:val="28"/>
        </w:rPr>
        <w:t>经销商K</w:t>
      </w:r>
      <w:r w:rsidRPr="00673E06">
        <w:rPr>
          <w:rFonts w:ascii="宋体" w:eastAsia="宋体" w:hAnsi="宋体"/>
          <w:b/>
          <w:sz w:val="28"/>
        </w:rPr>
        <w:t>3</w:t>
      </w:r>
      <w:r w:rsidRPr="00673E06">
        <w:rPr>
          <w:rFonts w:ascii="宋体" w:eastAsia="宋体" w:hAnsi="宋体" w:hint="eastAsia"/>
          <w:b/>
          <w:sz w:val="28"/>
        </w:rPr>
        <w:t>账号查询接口</w:t>
      </w:r>
      <w:commentRangeEnd w:id="5"/>
      <w:r w:rsidR="00E12B3C" w:rsidRPr="00673E06">
        <w:rPr>
          <w:rFonts w:ascii="宋体" w:eastAsia="宋体" w:hAnsi="宋体"/>
          <w:b/>
          <w:sz w:val="28"/>
        </w:rPr>
        <w:commentReference w:id="5"/>
      </w:r>
    </w:p>
    <w:p w14:paraId="7EA87EA1" w14:textId="23B2CC30" w:rsidR="00901378" w:rsidRPr="00673E06" w:rsidRDefault="00901378" w:rsidP="00382823">
      <w:pPr>
        <w:rPr>
          <w:rFonts w:ascii="宋体" w:eastAsia="宋体" w:hAnsi="宋体"/>
        </w:rPr>
      </w:pPr>
    </w:p>
    <w:tbl>
      <w:tblPr>
        <w:tblStyle w:val="a9"/>
        <w:tblW w:w="0" w:type="auto"/>
        <w:tblLook w:val="04A0" w:firstRow="1" w:lastRow="0" w:firstColumn="1" w:lastColumn="0" w:noHBand="0" w:noVBand="1"/>
      </w:tblPr>
      <w:tblGrid>
        <w:gridCol w:w="1129"/>
        <w:gridCol w:w="1560"/>
        <w:gridCol w:w="1701"/>
        <w:gridCol w:w="3906"/>
      </w:tblGrid>
      <w:tr w:rsidR="00901378" w:rsidRPr="00673E06" w14:paraId="28849619" w14:textId="77777777" w:rsidTr="00E9186D">
        <w:tc>
          <w:tcPr>
            <w:tcW w:w="1129" w:type="dxa"/>
            <w:shd w:val="clear" w:color="auto" w:fill="B4C6E7" w:themeFill="accent1" w:themeFillTint="66"/>
          </w:tcPr>
          <w:p w14:paraId="210EE771" w14:textId="77777777" w:rsidR="00901378" w:rsidRPr="00673E06" w:rsidRDefault="00901378" w:rsidP="00E9186D">
            <w:pPr>
              <w:jc w:val="center"/>
              <w:rPr>
                <w:rFonts w:ascii="宋体" w:eastAsia="宋体" w:hAnsi="宋体"/>
                <w:b/>
                <w:sz w:val="22"/>
              </w:rPr>
            </w:pPr>
            <w:r w:rsidRPr="00673E06">
              <w:rPr>
                <w:rFonts w:ascii="宋体" w:eastAsia="宋体" w:hAnsi="宋体" w:hint="eastAsia"/>
                <w:b/>
                <w:sz w:val="22"/>
              </w:rPr>
              <w:t>参数类型</w:t>
            </w:r>
          </w:p>
        </w:tc>
        <w:tc>
          <w:tcPr>
            <w:tcW w:w="1560" w:type="dxa"/>
            <w:shd w:val="clear" w:color="auto" w:fill="B4C6E7" w:themeFill="accent1" w:themeFillTint="66"/>
          </w:tcPr>
          <w:p w14:paraId="53D1A4C1" w14:textId="77777777" w:rsidR="00901378" w:rsidRPr="00673E06" w:rsidRDefault="00901378" w:rsidP="00E9186D">
            <w:pPr>
              <w:jc w:val="center"/>
              <w:rPr>
                <w:rFonts w:ascii="宋体" w:eastAsia="宋体" w:hAnsi="宋体"/>
                <w:b/>
                <w:sz w:val="22"/>
              </w:rPr>
            </w:pPr>
            <w:r w:rsidRPr="00673E06">
              <w:rPr>
                <w:rFonts w:ascii="宋体" w:eastAsia="宋体" w:hAnsi="宋体" w:hint="eastAsia"/>
                <w:b/>
                <w:sz w:val="22"/>
              </w:rPr>
              <w:t>参数名称</w:t>
            </w:r>
          </w:p>
        </w:tc>
        <w:tc>
          <w:tcPr>
            <w:tcW w:w="1701" w:type="dxa"/>
            <w:shd w:val="clear" w:color="auto" w:fill="B4C6E7" w:themeFill="accent1" w:themeFillTint="66"/>
          </w:tcPr>
          <w:p w14:paraId="2CAA5DA0" w14:textId="77777777" w:rsidR="00901378" w:rsidRPr="00673E06" w:rsidRDefault="00901378" w:rsidP="00E9186D">
            <w:pPr>
              <w:jc w:val="center"/>
              <w:rPr>
                <w:rFonts w:ascii="宋体" w:eastAsia="宋体" w:hAnsi="宋体"/>
                <w:b/>
                <w:sz w:val="22"/>
              </w:rPr>
            </w:pPr>
            <w:r w:rsidRPr="00673E06">
              <w:rPr>
                <w:rFonts w:ascii="宋体" w:eastAsia="宋体" w:hAnsi="宋体" w:hint="eastAsia"/>
                <w:b/>
                <w:sz w:val="22"/>
              </w:rPr>
              <w:t>参数类型</w:t>
            </w:r>
          </w:p>
        </w:tc>
        <w:tc>
          <w:tcPr>
            <w:tcW w:w="3906" w:type="dxa"/>
            <w:shd w:val="clear" w:color="auto" w:fill="B4C6E7" w:themeFill="accent1" w:themeFillTint="66"/>
          </w:tcPr>
          <w:p w14:paraId="1ED690FA" w14:textId="77777777" w:rsidR="00901378" w:rsidRPr="00673E06" w:rsidRDefault="00901378" w:rsidP="00E9186D">
            <w:pPr>
              <w:jc w:val="center"/>
              <w:rPr>
                <w:rFonts w:ascii="宋体" w:eastAsia="宋体" w:hAnsi="宋体"/>
                <w:b/>
                <w:sz w:val="22"/>
              </w:rPr>
            </w:pPr>
            <w:r w:rsidRPr="00673E06">
              <w:rPr>
                <w:rFonts w:ascii="宋体" w:eastAsia="宋体" w:hAnsi="宋体" w:hint="eastAsia"/>
                <w:b/>
                <w:sz w:val="22"/>
              </w:rPr>
              <w:t>参数说明</w:t>
            </w:r>
          </w:p>
        </w:tc>
      </w:tr>
      <w:tr w:rsidR="00901378" w:rsidRPr="00673E06" w14:paraId="03697F9D" w14:textId="77777777" w:rsidTr="008C5B31">
        <w:tc>
          <w:tcPr>
            <w:tcW w:w="1129" w:type="dxa"/>
          </w:tcPr>
          <w:p w14:paraId="017EF74E" w14:textId="77777777" w:rsidR="00901378" w:rsidRPr="00673E06" w:rsidRDefault="00901378" w:rsidP="008C5B31">
            <w:pPr>
              <w:rPr>
                <w:rFonts w:ascii="宋体" w:eastAsia="宋体" w:hAnsi="宋体"/>
                <w:sz w:val="22"/>
              </w:rPr>
            </w:pPr>
            <w:r w:rsidRPr="00673E06">
              <w:rPr>
                <w:rFonts w:ascii="宋体" w:eastAsia="宋体" w:hAnsi="宋体" w:hint="eastAsia"/>
                <w:sz w:val="22"/>
              </w:rPr>
              <w:lastRenderedPageBreak/>
              <w:t>入参</w:t>
            </w:r>
          </w:p>
        </w:tc>
        <w:tc>
          <w:tcPr>
            <w:tcW w:w="1560" w:type="dxa"/>
          </w:tcPr>
          <w:p w14:paraId="7EE223FA"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商场名称</w:t>
            </w:r>
          </w:p>
        </w:tc>
        <w:tc>
          <w:tcPr>
            <w:tcW w:w="1701" w:type="dxa"/>
          </w:tcPr>
          <w:p w14:paraId="448B3A50"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2C48E442" w14:textId="77777777" w:rsidR="00901378" w:rsidRPr="00673E06" w:rsidRDefault="00901378" w:rsidP="008C5B31">
            <w:pPr>
              <w:rPr>
                <w:rFonts w:ascii="宋体" w:eastAsia="宋体" w:hAnsi="宋体"/>
                <w:sz w:val="22"/>
              </w:rPr>
            </w:pPr>
          </w:p>
        </w:tc>
      </w:tr>
      <w:tr w:rsidR="00901378" w:rsidRPr="00673E06" w14:paraId="02E32958" w14:textId="77777777" w:rsidTr="008C5B31">
        <w:tc>
          <w:tcPr>
            <w:tcW w:w="1129" w:type="dxa"/>
          </w:tcPr>
          <w:p w14:paraId="01515007" w14:textId="77777777" w:rsidR="00901378" w:rsidRPr="00673E06" w:rsidRDefault="00901378" w:rsidP="008C5B31">
            <w:pPr>
              <w:rPr>
                <w:rFonts w:ascii="宋体" w:eastAsia="宋体" w:hAnsi="宋体"/>
                <w:sz w:val="22"/>
              </w:rPr>
            </w:pPr>
            <w:r w:rsidRPr="00673E06">
              <w:rPr>
                <w:rFonts w:ascii="宋体" w:eastAsia="宋体" w:hAnsi="宋体" w:hint="eastAsia"/>
                <w:sz w:val="22"/>
              </w:rPr>
              <w:t>入参</w:t>
            </w:r>
          </w:p>
        </w:tc>
        <w:tc>
          <w:tcPr>
            <w:tcW w:w="1560" w:type="dxa"/>
          </w:tcPr>
          <w:p w14:paraId="2777D38B"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商场编码</w:t>
            </w:r>
          </w:p>
        </w:tc>
        <w:tc>
          <w:tcPr>
            <w:tcW w:w="1701" w:type="dxa"/>
          </w:tcPr>
          <w:p w14:paraId="3AFB3B69"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53230E29" w14:textId="77777777" w:rsidR="00901378" w:rsidRPr="00673E06" w:rsidRDefault="00901378" w:rsidP="008C5B31">
            <w:pPr>
              <w:rPr>
                <w:rFonts w:ascii="宋体" w:eastAsia="宋体" w:hAnsi="宋体"/>
                <w:sz w:val="22"/>
              </w:rPr>
            </w:pPr>
          </w:p>
        </w:tc>
      </w:tr>
      <w:tr w:rsidR="00901378" w:rsidRPr="00673E06" w14:paraId="24E312C2" w14:textId="77777777" w:rsidTr="008C5B31">
        <w:tc>
          <w:tcPr>
            <w:tcW w:w="1129" w:type="dxa"/>
          </w:tcPr>
          <w:p w14:paraId="5FB5BE67"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5A56606B"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商场状态</w:t>
            </w:r>
          </w:p>
        </w:tc>
        <w:tc>
          <w:tcPr>
            <w:tcW w:w="1701" w:type="dxa"/>
          </w:tcPr>
          <w:p w14:paraId="3EBDC209" w14:textId="77777777" w:rsidR="00901378" w:rsidRPr="00673E06" w:rsidRDefault="00901378" w:rsidP="008C5B31">
            <w:pPr>
              <w:rPr>
                <w:rFonts w:ascii="宋体" w:eastAsia="宋体" w:hAnsi="宋体"/>
                <w:sz w:val="22"/>
              </w:rPr>
            </w:pPr>
            <w:r w:rsidRPr="00673E06">
              <w:rPr>
                <w:rFonts w:ascii="宋体" w:eastAsia="宋体" w:hAnsi="宋体" w:hint="eastAsia"/>
                <w:sz w:val="22"/>
              </w:rPr>
              <w:t>文本</w:t>
            </w:r>
          </w:p>
        </w:tc>
        <w:tc>
          <w:tcPr>
            <w:tcW w:w="3906" w:type="dxa"/>
          </w:tcPr>
          <w:p w14:paraId="10C9B2F5"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包括：在用、暂停、停用（根据K</w:t>
            </w:r>
            <w:r w:rsidRPr="00673E06">
              <w:rPr>
                <w:rFonts w:ascii="宋体" w:eastAsia="宋体" w:hAnsi="宋体"/>
                <w:sz w:val="22"/>
              </w:rPr>
              <w:t>3</w:t>
            </w:r>
            <w:r w:rsidRPr="00673E06">
              <w:rPr>
                <w:rFonts w:ascii="宋体" w:eastAsia="宋体" w:hAnsi="宋体" w:hint="eastAsia"/>
                <w:sz w:val="22"/>
              </w:rPr>
              <w:t>状态确定）</w:t>
            </w:r>
          </w:p>
        </w:tc>
      </w:tr>
      <w:tr w:rsidR="00901378" w:rsidRPr="00673E06" w14:paraId="6C0A3C06" w14:textId="77777777" w:rsidTr="008C5B31">
        <w:tc>
          <w:tcPr>
            <w:tcW w:w="1129" w:type="dxa"/>
          </w:tcPr>
          <w:p w14:paraId="36536755" w14:textId="77777777" w:rsidR="00901378" w:rsidRPr="00673E06" w:rsidRDefault="00901378" w:rsidP="008C5B31">
            <w:pPr>
              <w:rPr>
                <w:rFonts w:ascii="宋体" w:eastAsia="宋体" w:hAnsi="宋体"/>
                <w:sz w:val="22"/>
              </w:rPr>
            </w:pPr>
            <w:proofErr w:type="gramStart"/>
            <w:r w:rsidRPr="00673E06">
              <w:rPr>
                <w:rFonts w:ascii="宋体" w:eastAsia="宋体" w:hAnsi="宋体" w:hint="eastAsia"/>
                <w:sz w:val="22"/>
              </w:rPr>
              <w:t>出参</w:t>
            </w:r>
            <w:proofErr w:type="gramEnd"/>
          </w:p>
        </w:tc>
        <w:tc>
          <w:tcPr>
            <w:tcW w:w="1560" w:type="dxa"/>
          </w:tcPr>
          <w:p w14:paraId="38AFECF7" w14:textId="77777777" w:rsidR="00901378" w:rsidRPr="00673E06" w:rsidRDefault="00901378" w:rsidP="008C5B31">
            <w:pPr>
              <w:rPr>
                <w:rFonts w:ascii="宋体" w:eastAsia="宋体" w:hAnsi="宋体"/>
                <w:sz w:val="22"/>
              </w:rPr>
            </w:pPr>
            <w:r w:rsidRPr="00673E06">
              <w:rPr>
                <w:rFonts w:ascii="宋体" w:eastAsia="宋体" w:hAnsi="宋体" w:hint="eastAsia"/>
                <w:sz w:val="22"/>
              </w:rPr>
              <w:t>商场K</w:t>
            </w:r>
            <w:r w:rsidRPr="00673E06">
              <w:rPr>
                <w:rFonts w:ascii="宋体" w:eastAsia="宋体" w:hAnsi="宋体"/>
                <w:sz w:val="22"/>
              </w:rPr>
              <w:t>3</w:t>
            </w:r>
            <w:r w:rsidRPr="00673E06">
              <w:rPr>
                <w:rFonts w:ascii="宋体" w:eastAsia="宋体" w:hAnsi="宋体" w:hint="eastAsia"/>
                <w:sz w:val="22"/>
              </w:rPr>
              <w:t>账号</w:t>
            </w:r>
          </w:p>
        </w:tc>
        <w:tc>
          <w:tcPr>
            <w:tcW w:w="1701" w:type="dxa"/>
          </w:tcPr>
          <w:p w14:paraId="50228557" w14:textId="77777777" w:rsidR="00901378" w:rsidRPr="00673E06" w:rsidRDefault="00901378" w:rsidP="008C5B31">
            <w:pPr>
              <w:rPr>
                <w:rFonts w:ascii="宋体" w:eastAsia="宋体" w:hAnsi="宋体"/>
                <w:sz w:val="22"/>
              </w:rPr>
            </w:pPr>
            <w:r w:rsidRPr="00673E06">
              <w:rPr>
                <w:rFonts w:ascii="宋体" w:eastAsia="宋体" w:hAnsi="宋体" w:hint="eastAsia"/>
                <w:sz w:val="22"/>
              </w:rPr>
              <w:t>List</w:t>
            </w:r>
          </w:p>
        </w:tc>
        <w:tc>
          <w:tcPr>
            <w:tcW w:w="3906" w:type="dxa"/>
          </w:tcPr>
          <w:p w14:paraId="57622AA1" w14:textId="77777777" w:rsidR="00901378" w:rsidRPr="00673E06" w:rsidRDefault="00901378" w:rsidP="008C5B31">
            <w:pPr>
              <w:rPr>
                <w:rFonts w:ascii="宋体" w:eastAsia="宋体" w:hAnsi="宋体"/>
                <w:sz w:val="22"/>
              </w:rPr>
            </w:pPr>
            <w:r w:rsidRPr="00673E06">
              <w:rPr>
                <w:rFonts w:ascii="宋体" w:eastAsia="宋体" w:hAnsi="宋体" w:hint="eastAsia"/>
                <w:sz w:val="22"/>
              </w:rPr>
              <w:t>包含账号、对应品类、账户余额等信息</w:t>
            </w:r>
          </w:p>
        </w:tc>
      </w:tr>
    </w:tbl>
    <w:p w14:paraId="5FADB4B4" w14:textId="77777777" w:rsidR="00901378" w:rsidRPr="00673E06" w:rsidRDefault="00901378" w:rsidP="00901378">
      <w:pPr>
        <w:rPr>
          <w:rFonts w:ascii="宋体" w:eastAsia="宋体" w:hAnsi="宋体"/>
          <w:sz w:val="22"/>
        </w:rPr>
      </w:pPr>
    </w:p>
    <w:p w14:paraId="4CA9A885" w14:textId="4583410C" w:rsidR="00382823" w:rsidRPr="00673E06" w:rsidRDefault="00382823"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通用营销计费功能与K</w:t>
      </w:r>
      <w:r w:rsidRPr="00673E06">
        <w:rPr>
          <w:rFonts w:ascii="宋体" w:eastAsia="宋体" w:hAnsi="宋体"/>
          <w:b/>
          <w:sz w:val="32"/>
        </w:rPr>
        <w:t>3</w:t>
      </w:r>
      <w:r w:rsidRPr="00673E06">
        <w:rPr>
          <w:rFonts w:ascii="宋体" w:eastAsia="宋体" w:hAnsi="宋体" w:hint="eastAsia"/>
          <w:b/>
          <w:sz w:val="32"/>
        </w:rPr>
        <w:t>接口对接说明</w:t>
      </w:r>
    </w:p>
    <w:p w14:paraId="0E9E571F" w14:textId="1105F4BA" w:rsidR="00B716B9" w:rsidRPr="00673E06" w:rsidRDefault="00F93471" w:rsidP="00B716B9">
      <w:pPr>
        <w:rPr>
          <w:rFonts w:ascii="宋体" w:eastAsia="宋体" w:hAnsi="宋体"/>
        </w:rPr>
      </w:pPr>
      <w:r w:rsidRPr="00673E06">
        <w:rPr>
          <w:rFonts w:ascii="宋体" w:eastAsia="宋体" w:hAnsi="宋体"/>
        </w:rPr>
        <w:object w:dxaOrig="12481" w:dyaOrig="13335" w14:anchorId="5C2F48F2">
          <v:shape id="_x0000_i1039" type="#_x0000_t75" style="width:415.1pt;height:443.25pt" o:ole="">
            <v:imagedata r:id="rId56" o:title=""/>
          </v:shape>
          <o:OLEObject Type="Embed" ProgID="Visio.Drawing.15" ShapeID="_x0000_i1039" DrawAspect="Content" ObjectID="_1612944936" r:id="rId57"/>
        </w:object>
      </w:r>
    </w:p>
    <w:p w14:paraId="0BD1A742" w14:textId="6F17E3A3" w:rsidR="00F37DEE" w:rsidRPr="00673E06" w:rsidRDefault="003B2EE8" w:rsidP="00D01448">
      <w:pPr>
        <w:pStyle w:val="a3"/>
        <w:numPr>
          <w:ilvl w:val="1"/>
          <w:numId w:val="1"/>
        </w:numPr>
        <w:ind w:firstLineChars="0" w:firstLine="0"/>
        <w:outlineLvl w:val="1"/>
        <w:rPr>
          <w:rFonts w:ascii="宋体" w:eastAsia="宋体" w:hAnsi="宋体"/>
          <w:b/>
          <w:sz w:val="36"/>
        </w:rPr>
      </w:pPr>
      <w:r w:rsidRPr="00673E06">
        <w:rPr>
          <w:rFonts w:ascii="宋体" w:eastAsia="宋体" w:hAnsi="宋体" w:hint="eastAsia"/>
          <w:b/>
          <w:sz w:val="36"/>
        </w:rPr>
        <w:t>外系统</w:t>
      </w:r>
      <w:r w:rsidR="00731C89" w:rsidRPr="00673E06">
        <w:rPr>
          <w:rFonts w:ascii="宋体" w:eastAsia="宋体" w:hAnsi="宋体" w:hint="eastAsia"/>
          <w:b/>
          <w:sz w:val="36"/>
        </w:rPr>
        <w:t>接入</w:t>
      </w:r>
      <w:r w:rsidR="00F37DEE" w:rsidRPr="00673E06">
        <w:rPr>
          <w:rFonts w:ascii="宋体" w:eastAsia="宋体" w:hAnsi="宋体" w:hint="eastAsia"/>
          <w:b/>
          <w:sz w:val="36"/>
        </w:rPr>
        <w:t>改造需求</w:t>
      </w:r>
      <w:r w:rsidR="000038BA" w:rsidRPr="00673E06">
        <w:rPr>
          <w:rFonts w:ascii="宋体" w:eastAsia="宋体" w:hAnsi="宋体" w:hint="eastAsia"/>
          <w:b/>
          <w:sz w:val="36"/>
        </w:rPr>
        <w:t>说明</w:t>
      </w:r>
    </w:p>
    <w:p w14:paraId="050A398A" w14:textId="77777777" w:rsidR="00F37DEE" w:rsidRPr="00673E06" w:rsidRDefault="00F37DEE" w:rsidP="00F37DEE">
      <w:pPr>
        <w:widowControl/>
        <w:jc w:val="left"/>
        <w:rPr>
          <w:rFonts w:ascii="宋体" w:eastAsia="宋体" w:hAnsi="宋体"/>
        </w:rPr>
      </w:pPr>
    </w:p>
    <w:p w14:paraId="744E1D33" w14:textId="77777777" w:rsidR="00F37DEE" w:rsidRPr="00673E06" w:rsidRDefault="00F37DEE"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营销报价功能优化需求</w:t>
      </w:r>
    </w:p>
    <w:p w14:paraId="73C324F6" w14:textId="77777777" w:rsidR="00F37DEE" w:rsidRPr="00673E06" w:rsidRDefault="00F37DEE"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账户余额校验与</w:t>
      </w:r>
      <w:proofErr w:type="gramStart"/>
      <w:r w:rsidRPr="00673E06">
        <w:rPr>
          <w:rFonts w:ascii="宋体" w:eastAsia="宋体" w:hAnsi="宋体" w:hint="eastAsia"/>
          <w:b/>
          <w:sz w:val="28"/>
        </w:rPr>
        <w:t>预扣费接口</w:t>
      </w:r>
      <w:proofErr w:type="gramEnd"/>
      <w:r w:rsidRPr="00673E06">
        <w:rPr>
          <w:rFonts w:ascii="宋体" w:eastAsia="宋体" w:hAnsi="宋体" w:hint="eastAsia"/>
          <w:b/>
          <w:sz w:val="28"/>
        </w:rPr>
        <w:t>对接需求</w:t>
      </w:r>
    </w:p>
    <w:p w14:paraId="206DDFE4" w14:textId="77777777" w:rsidR="00F37DEE" w:rsidRPr="00BC77C5" w:rsidRDefault="00F37DEE" w:rsidP="0059677D">
      <w:pPr>
        <w:pStyle w:val="a3"/>
        <w:numPr>
          <w:ilvl w:val="0"/>
          <w:numId w:val="22"/>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设计软件在用户发起报价请求，需进行如下处理：</w:t>
      </w:r>
    </w:p>
    <w:p w14:paraId="3232DE4F" w14:textId="6717A139" w:rsidR="00F37DEE" w:rsidRPr="00BC77C5" w:rsidRDefault="00F37DEE" w:rsidP="0059677D">
      <w:pPr>
        <w:pStyle w:val="a3"/>
        <w:numPr>
          <w:ilvl w:val="1"/>
          <w:numId w:val="22"/>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设计软件在用户点击报价按钮时，需调用</w:t>
      </w:r>
      <w:r w:rsidR="003A7F0C" w:rsidRPr="00BC77C5">
        <w:rPr>
          <w:rFonts w:ascii="宋体" w:eastAsia="宋体" w:hAnsi="宋体" w:hint="eastAsia"/>
          <w:sz w:val="24"/>
          <w:szCs w:val="24"/>
        </w:rPr>
        <w:t>计费系统</w:t>
      </w:r>
      <w:r w:rsidRPr="00BC77C5">
        <w:rPr>
          <w:rFonts w:ascii="宋体" w:eastAsia="宋体" w:hAnsi="宋体" w:hint="eastAsia"/>
          <w:sz w:val="24"/>
          <w:szCs w:val="24"/>
        </w:rPr>
        <w:t>提供的</w:t>
      </w:r>
      <w:r w:rsidR="00546BB9" w:rsidRPr="00BC77C5">
        <w:rPr>
          <w:rFonts w:ascii="宋体" w:eastAsia="宋体" w:hAnsi="宋体" w:hint="eastAsia"/>
          <w:sz w:val="24"/>
          <w:szCs w:val="24"/>
        </w:rPr>
        <w:t>本地</w:t>
      </w:r>
      <w:r w:rsidRPr="00BC77C5">
        <w:rPr>
          <w:rFonts w:ascii="宋体" w:eastAsia="宋体" w:hAnsi="宋体" w:hint="eastAsia"/>
          <w:sz w:val="24"/>
          <w:szCs w:val="24"/>
        </w:rPr>
        <w:t>账户余额校验与</w:t>
      </w:r>
      <w:proofErr w:type="gramStart"/>
      <w:r w:rsidRPr="00BC77C5">
        <w:rPr>
          <w:rFonts w:ascii="宋体" w:eastAsia="宋体" w:hAnsi="宋体" w:hint="eastAsia"/>
          <w:sz w:val="24"/>
          <w:szCs w:val="24"/>
        </w:rPr>
        <w:t>预扣费接口</w:t>
      </w:r>
      <w:proofErr w:type="gramEnd"/>
      <w:r w:rsidRPr="00BC77C5">
        <w:rPr>
          <w:rFonts w:ascii="宋体" w:eastAsia="宋体" w:hAnsi="宋体" w:hint="eastAsia"/>
          <w:sz w:val="24"/>
          <w:szCs w:val="24"/>
        </w:rPr>
        <w:t>；</w:t>
      </w:r>
    </w:p>
    <w:p w14:paraId="6487442E" w14:textId="683EF948" w:rsidR="00F37DEE" w:rsidRPr="00BC77C5" w:rsidRDefault="00F37DEE" w:rsidP="0059677D">
      <w:pPr>
        <w:pStyle w:val="a3"/>
        <w:numPr>
          <w:ilvl w:val="1"/>
          <w:numId w:val="22"/>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当接口返回</w:t>
      </w:r>
      <w:r w:rsidR="00DD4D12" w:rsidRPr="00BC77C5">
        <w:rPr>
          <w:rFonts w:ascii="宋体" w:eastAsia="宋体" w:hAnsi="宋体" w:hint="eastAsia"/>
          <w:sz w:val="24"/>
          <w:szCs w:val="24"/>
        </w:rPr>
        <w:t>异常</w:t>
      </w:r>
      <w:r w:rsidRPr="00BC77C5">
        <w:rPr>
          <w:rFonts w:ascii="宋体" w:eastAsia="宋体" w:hAnsi="宋体" w:hint="eastAsia"/>
          <w:sz w:val="24"/>
          <w:szCs w:val="24"/>
        </w:rPr>
        <w:t>时，提示用户“当前设计账号余额不足，无法发起报价服务，请联系商场系统管理员对当前设计</w:t>
      </w:r>
      <w:r w:rsidR="000E1628" w:rsidRPr="00BC77C5">
        <w:rPr>
          <w:rFonts w:ascii="宋体" w:eastAsia="宋体" w:hAnsi="宋体" w:hint="eastAsia"/>
          <w:sz w:val="24"/>
          <w:szCs w:val="24"/>
        </w:rPr>
        <w:t>计费账户</w:t>
      </w:r>
      <w:r w:rsidRPr="00BC77C5">
        <w:rPr>
          <w:rFonts w:ascii="宋体" w:eastAsia="宋体" w:hAnsi="宋体" w:hint="eastAsia"/>
          <w:sz w:val="24"/>
          <w:szCs w:val="24"/>
        </w:rPr>
        <w:t>进行充值！”；</w:t>
      </w:r>
    </w:p>
    <w:p w14:paraId="344F7D7E" w14:textId="39BC5AFA" w:rsidR="00F37DEE" w:rsidRPr="00BC77C5" w:rsidRDefault="00F37DEE" w:rsidP="0059677D">
      <w:pPr>
        <w:pStyle w:val="a3"/>
        <w:numPr>
          <w:ilvl w:val="1"/>
          <w:numId w:val="22"/>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当接口</w:t>
      </w:r>
      <w:r w:rsidR="007817BC" w:rsidRPr="00BC77C5">
        <w:rPr>
          <w:rFonts w:ascii="宋体" w:eastAsia="宋体" w:hAnsi="宋体" w:hint="eastAsia"/>
          <w:sz w:val="24"/>
          <w:szCs w:val="24"/>
        </w:rPr>
        <w:t>返回正常</w:t>
      </w:r>
      <w:r w:rsidRPr="00BC77C5">
        <w:rPr>
          <w:rFonts w:ascii="宋体" w:eastAsia="宋体" w:hAnsi="宋体" w:hint="eastAsia"/>
          <w:sz w:val="24"/>
          <w:szCs w:val="24"/>
        </w:rPr>
        <w:t>时，正常启动报价服务；</w:t>
      </w:r>
    </w:p>
    <w:p w14:paraId="688E0A03" w14:textId="77777777" w:rsidR="00F37DEE" w:rsidRPr="00673E06" w:rsidRDefault="00F37DEE"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撤销</w:t>
      </w:r>
      <w:proofErr w:type="gramStart"/>
      <w:r w:rsidRPr="00673E06">
        <w:rPr>
          <w:rFonts w:ascii="宋体" w:eastAsia="宋体" w:hAnsi="宋体" w:hint="eastAsia"/>
          <w:b/>
          <w:sz w:val="28"/>
        </w:rPr>
        <w:t>预扣费清单</w:t>
      </w:r>
      <w:proofErr w:type="gramEnd"/>
      <w:r w:rsidRPr="00673E06">
        <w:rPr>
          <w:rFonts w:ascii="宋体" w:eastAsia="宋体" w:hAnsi="宋体" w:hint="eastAsia"/>
          <w:b/>
          <w:sz w:val="28"/>
        </w:rPr>
        <w:t>接口对接需求</w:t>
      </w:r>
    </w:p>
    <w:p w14:paraId="2C22FA9F" w14:textId="77777777" w:rsidR="00F37DEE" w:rsidRPr="00BC77C5" w:rsidRDefault="00F37DEE" w:rsidP="0059677D">
      <w:pPr>
        <w:pStyle w:val="a3"/>
        <w:numPr>
          <w:ilvl w:val="0"/>
          <w:numId w:val="24"/>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设计软件可根据实际情况需要，通过调用撤销</w:t>
      </w:r>
      <w:proofErr w:type="gramStart"/>
      <w:r w:rsidRPr="00BC77C5">
        <w:rPr>
          <w:rFonts w:ascii="宋体" w:eastAsia="宋体" w:hAnsi="宋体" w:hint="eastAsia"/>
          <w:sz w:val="24"/>
          <w:szCs w:val="24"/>
        </w:rPr>
        <w:t>预扣费清单</w:t>
      </w:r>
      <w:proofErr w:type="gramEnd"/>
      <w:r w:rsidRPr="00BC77C5">
        <w:rPr>
          <w:rFonts w:ascii="宋体" w:eastAsia="宋体" w:hAnsi="宋体" w:hint="eastAsia"/>
          <w:sz w:val="24"/>
          <w:szCs w:val="24"/>
        </w:rPr>
        <w:t>接口，对已发起的</w:t>
      </w:r>
      <w:proofErr w:type="gramStart"/>
      <w:r w:rsidRPr="00BC77C5">
        <w:rPr>
          <w:rFonts w:ascii="宋体" w:eastAsia="宋体" w:hAnsi="宋体" w:hint="eastAsia"/>
          <w:sz w:val="24"/>
          <w:szCs w:val="24"/>
        </w:rPr>
        <w:t>预扣费清</w:t>
      </w:r>
      <w:proofErr w:type="gramEnd"/>
      <w:r w:rsidRPr="00BC77C5">
        <w:rPr>
          <w:rFonts w:ascii="宋体" w:eastAsia="宋体" w:hAnsi="宋体" w:hint="eastAsia"/>
          <w:sz w:val="24"/>
          <w:szCs w:val="24"/>
        </w:rPr>
        <w:t>单进行撤销。</w:t>
      </w:r>
    </w:p>
    <w:p w14:paraId="54F55DF5" w14:textId="77777777" w:rsidR="00F37DEE" w:rsidRPr="00673E06" w:rsidRDefault="00F37DEE" w:rsidP="00D01448">
      <w:pPr>
        <w:pStyle w:val="a3"/>
        <w:numPr>
          <w:ilvl w:val="3"/>
          <w:numId w:val="1"/>
        </w:numPr>
        <w:ind w:left="284" w:firstLineChars="0" w:firstLine="0"/>
        <w:outlineLvl w:val="3"/>
        <w:rPr>
          <w:rFonts w:ascii="宋体" w:eastAsia="宋体" w:hAnsi="宋体"/>
          <w:b/>
          <w:sz w:val="28"/>
        </w:rPr>
      </w:pPr>
      <w:proofErr w:type="gramStart"/>
      <w:r w:rsidRPr="00673E06">
        <w:rPr>
          <w:rFonts w:ascii="宋体" w:eastAsia="宋体" w:hAnsi="宋体" w:hint="eastAsia"/>
          <w:b/>
          <w:sz w:val="28"/>
        </w:rPr>
        <w:t>扣费清单</w:t>
      </w:r>
      <w:proofErr w:type="gramEnd"/>
      <w:r w:rsidRPr="00673E06">
        <w:rPr>
          <w:rFonts w:ascii="宋体" w:eastAsia="宋体" w:hAnsi="宋体" w:hint="eastAsia"/>
          <w:b/>
          <w:sz w:val="28"/>
        </w:rPr>
        <w:t>实扣费接口对接需求</w:t>
      </w:r>
    </w:p>
    <w:p w14:paraId="642262AF" w14:textId="77777777" w:rsidR="00F37DEE" w:rsidRPr="00BC77C5" w:rsidRDefault="00F37DEE" w:rsidP="0059677D">
      <w:pPr>
        <w:pStyle w:val="a3"/>
        <w:numPr>
          <w:ilvl w:val="0"/>
          <w:numId w:val="23"/>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当设计BOM接收接口接收完成一个BOM后，需进行如下处理：</w:t>
      </w:r>
    </w:p>
    <w:p w14:paraId="1630B5E2" w14:textId="77777777" w:rsidR="00F37DEE" w:rsidRPr="00BC77C5" w:rsidRDefault="00F37DEE" w:rsidP="0059677D">
      <w:pPr>
        <w:pStyle w:val="a3"/>
        <w:numPr>
          <w:ilvl w:val="1"/>
          <w:numId w:val="23"/>
        </w:numPr>
        <w:ind w:rightChars="-500" w:right="-1050" w:firstLineChars="0"/>
        <w:jc w:val="left"/>
        <w:rPr>
          <w:rFonts w:ascii="宋体" w:eastAsia="宋体" w:hAnsi="宋体"/>
          <w:sz w:val="24"/>
          <w:szCs w:val="24"/>
        </w:rPr>
      </w:pPr>
      <w:r w:rsidRPr="00BC77C5">
        <w:rPr>
          <w:rFonts w:ascii="宋体" w:eastAsia="宋体" w:hAnsi="宋体" w:hint="eastAsia"/>
          <w:sz w:val="24"/>
          <w:szCs w:val="24"/>
        </w:rPr>
        <w:t>对照caxa软件计费业务需求说明的计费编码表，传入账户余额校验与</w:t>
      </w:r>
      <w:proofErr w:type="gramStart"/>
      <w:r w:rsidRPr="00BC77C5">
        <w:rPr>
          <w:rFonts w:ascii="宋体" w:eastAsia="宋体" w:hAnsi="宋体" w:hint="eastAsia"/>
          <w:sz w:val="24"/>
          <w:szCs w:val="24"/>
        </w:rPr>
        <w:t>预扣费返回的</w:t>
      </w:r>
      <w:proofErr w:type="gramEnd"/>
      <w:r w:rsidRPr="00BC77C5">
        <w:rPr>
          <w:rFonts w:ascii="宋体" w:eastAsia="宋体" w:hAnsi="宋体" w:hint="eastAsia"/>
          <w:sz w:val="24"/>
          <w:szCs w:val="24"/>
        </w:rPr>
        <w:t>相关信息，</w:t>
      </w:r>
      <w:proofErr w:type="gramStart"/>
      <w:r w:rsidRPr="00BC77C5">
        <w:rPr>
          <w:rFonts w:ascii="宋体" w:eastAsia="宋体" w:hAnsi="宋体" w:hint="eastAsia"/>
          <w:sz w:val="24"/>
          <w:szCs w:val="24"/>
        </w:rPr>
        <w:t>调用扣费清</w:t>
      </w:r>
      <w:proofErr w:type="gramEnd"/>
      <w:r w:rsidRPr="00BC77C5">
        <w:rPr>
          <w:rFonts w:ascii="宋体" w:eastAsia="宋体" w:hAnsi="宋体" w:hint="eastAsia"/>
          <w:sz w:val="24"/>
          <w:szCs w:val="24"/>
        </w:rPr>
        <w:t>单实扣费接口；</w:t>
      </w:r>
    </w:p>
    <w:p w14:paraId="65BE5E90" w14:textId="77777777" w:rsidR="00F37DEE" w:rsidRPr="00BC77C5" w:rsidRDefault="00F37DEE" w:rsidP="0059677D">
      <w:pPr>
        <w:pStyle w:val="a3"/>
        <w:numPr>
          <w:ilvl w:val="1"/>
          <w:numId w:val="23"/>
        </w:numPr>
        <w:ind w:rightChars="-500" w:right="-1050" w:firstLineChars="0"/>
        <w:jc w:val="left"/>
        <w:rPr>
          <w:rFonts w:ascii="宋体" w:eastAsia="宋体" w:hAnsi="宋体"/>
          <w:sz w:val="24"/>
          <w:szCs w:val="24"/>
        </w:rPr>
      </w:pPr>
      <w:proofErr w:type="gramStart"/>
      <w:r w:rsidRPr="00BC77C5">
        <w:rPr>
          <w:rFonts w:ascii="宋体" w:eastAsia="宋体" w:hAnsi="宋体" w:hint="eastAsia"/>
          <w:sz w:val="24"/>
          <w:szCs w:val="24"/>
        </w:rPr>
        <w:t>当扣费</w:t>
      </w:r>
      <w:proofErr w:type="gramEnd"/>
      <w:r w:rsidRPr="00BC77C5">
        <w:rPr>
          <w:rFonts w:ascii="宋体" w:eastAsia="宋体" w:hAnsi="宋体" w:hint="eastAsia"/>
          <w:sz w:val="24"/>
          <w:szCs w:val="24"/>
        </w:rPr>
        <w:t>清单实扣费接口返回结果连续3次不成功时，设计软件需在本地存储该扣费清单接收异常记录；</w:t>
      </w:r>
    </w:p>
    <w:p w14:paraId="533EB4BF" w14:textId="77777777" w:rsidR="00F37DEE" w:rsidRPr="00BC77C5" w:rsidRDefault="00F37DEE" w:rsidP="0059677D">
      <w:pPr>
        <w:pStyle w:val="a3"/>
        <w:numPr>
          <w:ilvl w:val="1"/>
          <w:numId w:val="23"/>
        </w:numPr>
        <w:ind w:rightChars="-500" w:right="-1050" w:firstLineChars="0"/>
        <w:jc w:val="left"/>
        <w:rPr>
          <w:rFonts w:ascii="宋体" w:eastAsia="宋体" w:hAnsi="宋体"/>
          <w:sz w:val="24"/>
          <w:szCs w:val="24"/>
        </w:rPr>
      </w:pPr>
      <w:r w:rsidRPr="00BC77C5">
        <w:rPr>
          <w:rFonts w:ascii="宋体" w:eastAsia="宋体" w:hAnsi="宋体" w:hint="eastAsia"/>
          <w:sz w:val="24"/>
          <w:szCs w:val="24"/>
        </w:rPr>
        <w:t>营销报价功能需提供批量</w:t>
      </w:r>
      <w:proofErr w:type="gramStart"/>
      <w:r w:rsidRPr="00BC77C5">
        <w:rPr>
          <w:rFonts w:ascii="宋体" w:eastAsia="宋体" w:hAnsi="宋体" w:hint="eastAsia"/>
          <w:sz w:val="24"/>
          <w:szCs w:val="24"/>
        </w:rPr>
        <w:t>导出扣费清单</w:t>
      </w:r>
      <w:proofErr w:type="gramEnd"/>
      <w:r w:rsidRPr="00BC77C5">
        <w:rPr>
          <w:rFonts w:ascii="宋体" w:eastAsia="宋体" w:hAnsi="宋体" w:hint="eastAsia"/>
          <w:sz w:val="24"/>
          <w:szCs w:val="24"/>
        </w:rPr>
        <w:t>接收异常记录；格式</w:t>
      </w:r>
      <w:proofErr w:type="gramStart"/>
      <w:r w:rsidRPr="00BC77C5">
        <w:rPr>
          <w:rFonts w:ascii="宋体" w:eastAsia="宋体" w:hAnsi="宋体" w:hint="eastAsia"/>
          <w:sz w:val="24"/>
          <w:szCs w:val="24"/>
        </w:rPr>
        <w:t>与扣费</w:t>
      </w:r>
      <w:proofErr w:type="gramEnd"/>
      <w:r w:rsidRPr="00BC77C5">
        <w:rPr>
          <w:rFonts w:ascii="宋体" w:eastAsia="宋体" w:hAnsi="宋体" w:hint="eastAsia"/>
          <w:sz w:val="24"/>
          <w:szCs w:val="24"/>
        </w:rPr>
        <w:t>清单实扣费接口字段一致；</w:t>
      </w:r>
    </w:p>
    <w:p w14:paraId="27A8D596" w14:textId="77777777" w:rsidR="00F37DEE" w:rsidRPr="00673E06" w:rsidRDefault="00F37DEE" w:rsidP="00D01448">
      <w:pPr>
        <w:pStyle w:val="a3"/>
        <w:numPr>
          <w:ilvl w:val="3"/>
          <w:numId w:val="1"/>
        </w:numPr>
        <w:ind w:left="284" w:firstLineChars="0" w:firstLine="0"/>
        <w:outlineLvl w:val="3"/>
        <w:rPr>
          <w:rFonts w:ascii="宋体" w:eastAsia="宋体" w:hAnsi="宋体"/>
          <w:b/>
          <w:sz w:val="28"/>
        </w:rPr>
      </w:pPr>
      <w:proofErr w:type="gramStart"/>
      <w:r w:rsidRPr="00673E06">
        <w:rPr>
          <w:rFonts w:ascii="宋体" w:eastAsia="宋体" w:hAnsi="宋体" w:hint="eastAsia"/>
          <w:b/>
          <w:sz w:val="28"/>
        </w:rPr>
        <w:t>扣费清单</w:t>
      </w:r>
      <w:proofErr w:type="gramEnd"/>
      <w:r w:rsidRPr="00673E06">
        <w:rPr>
          <w:rFonts w:ascii="宋体" w:eastAsia="宋体" w:hAnsi="宋体" w:hint="eastAsia"/>
          <w:b/>
          <w:sz w:val="28"/>
        </w:rPr>
        <w:t>执行结果查询接口对接需求</w:t>
      </w:r>
    </w:p>
    <w:p w14:paraId="131698F0" w14:textId="77777777" w:rsidR="00F37DEE" w:rsidRPr="00BC77C5" w:rsidRDefault="00F37DEE" w:rsidP="0059677D">
      <w:pPr>
        <w:pStyle w:val="a3"/>
        <w:numPr>
          <w:ilvl w:val="0"/>
          <w:numId w:val="28"/>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w:t>
      </w:r>
      <w:proofErr w:type="gramStart"/>
      <w:r w:rsidRPr="00BC77C5">
        <w:rPr>
          <w:rFonts w:ascii="宋体" w:eastAsia="宋体" w:hAnsi="宋体" w:hint="eastAsia"/>
          <w:sz w:val="24"/>
          <w:szCs w:val="24"/>
        </w:rPr>
        <w:t>提交扣费清单</w:t>
      </w:r>
      <w:proofErr w:type="gramEnd"/>
      <w:r w:rsidRPr="00BC77C5">
        <w:rPr>
          <w:rFonts w:ascii="宋体" w:eastAsia="宋体" w:hAnsi="宋体" w:hint="eastAsia"/>
          <w:sz w:val="24"/>
          <w:szCs w:val="24"/>
        </w:rPr>
        <w:t>一定时间段后（1</w:t>
      </w:r>
      <w:r w:rsidRPr="00BC77C5">
        <w:rPr>
          <w:rFonts w:ascii="宋体" w:eastAsia="宋体" w:hAnsi="宋体"/>
          <w:sz w:val="24"/>
          <w:szCs w:val="24"/>
        </w:rPr>
        <w:t>0</w:t>
      </w:r>
      <w:r w:rsidRPr="00BC77C5">
        <w:rPr>
          <w:rFonts w:ascii="宋体" w:eastAsia="宋体" w:hAnsi="宋体" w:hint="eastAsia"/>
          <w:sz w:val="24"/>
          <w:szCs w:val="24"/>
        </w:rPr>
        <w:t>分钟），通过</w:t>
      </w:r>
      <w:proofErr w:type="gramStart"/>
      <w:r w:rsidRPr="00BC77C5">
        <w:rPr>
          <w:rFonts w:ascii="宋体" w:eastAsia="宋体" w:hAnsi="宋体" w:hint="eastAsia"/>
          <w:sz w:val="24"/>
          <w:szCs w:val="24"/>
        </w:rPr>
        <w:t>调用扣费清</w:t>
      </w:r>
      <w:proofErr w:type="gramEnd"/>
      <w:r w:rsidRPr="00BC77C5">
        <w:rPr>
          <w:rFonts w:ascii="宋体" w:eastAsia="宋体" w:hAnsi="宋体" w:hint="eastAsia"/>
          <w:sz w:val="24"/>
          <w:szCs w:val="24"/>
        </w:rPr>
        <w:t>单执行结果查询接口</w:t>
      </w:r>
      <w:proofErr w:type="gramStart"/>
      <w:r w:rsidRPr="00BC77C5">
        <w:rPr>
          <w:rFonts w:ascii="宋体" w:eastAsia="宋体" w:hAnsi="宋体" w:hint="eastAsia"/>
          <w:sz w:val="24"/>
          <w:szCs w:val="24"/>
        </w:rPr>
        <w:t>查询扣费清</w:t>
      </w:r>
      <w:proofErr w:type="gramEnd"/>
      <w:r w:rsidRPr="00BC77C5">
        <w:rPr>
          <w:rFonts w:ascii="宋体" w:eastAsia="宋体" w:hAnsi="宋体" w:hint="eastAsia"/>
          <w:sz w:val="24"/>
          <w:szCs w:val="24"/>
        </w:rPr>
        <w:t>单的执行情况。</w:t>
      </w:r>
    </w:p>
    <w:p w14:paraId="64F5E090" w14:textId="77777777" w:rsidR="00F37DEE" w:rsidRPr="00673E06" w:rsidRDefault="00F37DEE" w:rsidP="00F37DEE">
      <w:pPr>
        <w:widowControl/>
        <w:jc w:val="left"/>
        <w:rPr>
          <w:rFonts w:ascii="宋体" w:eastAsia="宋体" w:hAnsi="宋体"/>
        </w:rPr>
      </w:pPr>
    </w:p>
    <w:p w14:paraId="47B4E90D" w14:textId="77777777" w:rsidR="00F37DEE" w:rsidRPr="00673E06" w:rsidRDefault="00F37DEE"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设计软件功能优化需求</w:t>
      </w:r>
    </w:p>
    <w:p w14:paraId="79C94700" w14:textId="4D6C9ABC" w:rsidR="001D3AF1" w:rsidRPr="00673E06" w:rsidRDefault="001D3AF1"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接口对接需求</w:t>
      </w:r>
    </w:p>
    <w:p w14:paraId="025D716A" w14:textId="65EE15DA" w:rsidR="00F37DEE" w:rsidRPr="00673E06" w:rsidRDefault="004F0548"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本地</w:t>
      </w:r>
      <w:r w:rsidR="00F37DEE" w:rsidRPr="00673E06">
        <w:rPr>
          <w:rFonts w:ascii="宋体" w:eastAsia="宋体" w:hAnsi="宋体" w:hint="eastAsia"/>
          <w:b/>
          <w:sz w:val="22"/>
        </w:rPr>
        <w:t>账户状态与余额查询接口对接需求</w:t>
      </w:r>
    </w:p>
    <w:p w14:paraId="55D4B33E" w14:textId="728C8DE0" w:rsidR="00F37DEE" w:rsidRPr="00BC77C5" w:rsidRDefault="00F37DEE" w:rsidP="0059677D">
      <w:pPr>
        <w:pStyle w:val="a3"/>
        <w:numPr>
          <w:ilvl w:val="0"/>
          <w:numId w:val="26"/>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设计软件在主界面初始化时，调用该接口查询获取该</w:t>
      </w:r>
      <w:r w:rsidR="000E1628" w:rsidRPr="00BC77C5">
        <w:rPr>
          <w:rFonts w:ascii="宋体" w:eastAsia="宋体" w:hAnsi="宋体" w:hint="eastAsia"/>
          <w:sz w:val="24"/>
          <w:szCs w:val="24"/>
        </w:rPr>
        <w:t>计费账户</w:t>
      </w:r>
      <w:r w:rsidRPr="00BC77C5">
        <w:rPr>
          <w:rFonts w:ascii="宋体" w:eastAsia="宋体" w:hAnsi="宋体" w:hint="eastAsia"/>
          <w:sz w:val="24"/>
          <w:szCs w:val="24"/>
        </w:rPr>
        <w:t>对应的账户状态与余额信息，并在前台界面展示。</w:t>
      </w:r>
    </w:p>
    <w:p w14:paraId="5BED3328" w14:textId="77777777" w:rsidR="00F37DEE" w:rsidRPr="00673E06" w:rsidRDefault="00F37DEE" w:rsidP="00F37DEE">
      <w:pPr>
        <w:rPr>
          <w:rFonts w:ascii="宋体" w:eastAsia="宋体" w:hAnsi="宋体"/>
        </w:rPr>
      </w:pPr>
    </w:p>
    <w:p w14:paraId="35D06A03" w14:textId="77777777" w:rsidR="00F37DEE" w:rsidRPr="00673E06" w:rsidRDefault="00F37DEE"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账户余额校验与</w:t>
      </w:r>
      <w:proofErr w:type="gramStart"/>
      <w:r w:rsidRPr="00673E06">
        <w:rPr>
          <w:rFonts w:ascii="宋体" w:eastAsia="宋体" w:hAnsi="宋体" w:hint="eastAsia"/>
          <w:b/>
          <w:sz w:val="22"/>
        </w:rPr>
        <w:t>预扣费接口</w:t>
      </w:r>
      <w:proofErr w:type="gramEnd"/>
      <w:r w:rsidRPr="00673E06">
        <w:rPr>
          <w:rFonts w:ascii="宋体" w:eastAsia="宋体" w:hAnsi="宋体" w:hint="eastAsia"/>
          <w:b/>
          <w:sz w:val="22"/>
        </w:rPr>
        <w:t>对接需求</w:t>
      </w:r>
    </w:p>
    <w:p w14:paraId="177FBED2" w14:textId="79708DC6" w:rsidR="00F37DEE" w:rsidRPr="00BC77C5" w:rsidRDefault="00F37DEE" w:rsidP="0059677D">
      <w:pPr>
        <w:pStyle w:val="a3"/>
        <w:numPr>
          <w:ilvl w:val="0"/>
          <w:numId w:val="30"/>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设计软件在用户发起渲染请求</w:t>
      </w:r>
      <w:r w:rsidR="00FF2D48" w:rsidRPr="00BC77C5">
        <w:rPr>
          <w:rFonts w:ascii="宋体" w:eastAsia="宋体" w:hAnsi="宋体" w:hint="eastAsia"/>
          <w:sz w:val="24"/>
          <w:szCs w:val="24"/>
        </w:rPr>
        <w:t>或其它服务请求</w:t>
      </w:r>
      <w:r w:rsidRPr="00BC77C5">
        <w:rPr>
          <w:rFonts w:ascii="宋体" w:eastAsia="宋体" w:hAnsi="宋体" w:hint="eastAsia"/>
          <w:sz w:val="24"/>
          <w:szCs w:val="24"/>
        </w:rPr>
        <w:t>，后台</w:t>
      </w:r>
      <w:r w:rsidR="00FF2D48" w:rsidRPr="00BC77C5">
        <w:rPr>
          <w:rFonts w:ascii="宋体" w:eastAsia="宋体" w:hAnsi="宋体" w:hint="eastAsia"/>
          <w:sz w:val="24"/>
          <w:szCs w:val="24"/>
        </w:rPr>
        <w:t>在启动对应</w:t>
      </w:r>
      <w:r w:rsidRPr="00BC77C5">
        <w:rPr>
          <w:rFonts w:ascii="宋体" w:eastAsia="宋体" w:hAnsi="宋体" w:hint="eastAsia"/>
          <w:sz w:val="24"/>
          <w:szCs w:val="24"/>
        </w:rPr>
        <w:t>服务前，需进行如下处理：</w:t>
      </w:r>
    </w:p>
    <w:p w14:paraId="1AC84DF1" w14:textId="0194A01A" w:rsidR="00F37DEE" w:rsidRPr="00BC77C5" w:rsidRDefault="00F37DEE" w:rsidP="0059677D">
      <w:pPr>
        <w:pStyle w:val="a3"/>
        <w:numPr>
          <w:ilvl w:val="1"/>
          <w:numId w:val="30"/>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设计软件在启动渲染服务前，需调用</w:t>
      </w:r>
      <w:r w:rsidR="00F53977" w:rsidRPr="00BC77C5">
        <w:rPr>
          <w:rFonts w:ascii="宋体" w:eastAsia="宋体" w:hAnsi="宋体" w:hint="eastAsia"/>
          <w:sz w:val="24"/>
          <w:szCs w:val="24"/>
        </w:rPr>
        <w:t>计费系统</w:t>
      </w:r>
      <w:r w:rsidRPr="00BC77C5">
        <w:rPr>
          <w:rFonts w:ascii="宋体" w:eastAsia="宋体" w:hAnsi="宋体" w:hint="eastAsia"/>
          <w:sz w:val="24"/>
          <w:szCs w:val="24"/>
        </w:rPr>
        <w:t>提供的</w:t>
      </w:r>
      <w:r w:rsidR="00F53977" w:rsidRPr="00BC77C5">
        <w:rPr>
          <w:rFonts w:ascii="宋体" w:eastAsia="宋体" w:hAnsi="宋体" w:hint="eastAsia"/>
          <w:sz w:val="24"/>
          <w:szCs w:val="24"/>
        </w:rPr>
        <w:t>本地</w:t>
      </w:r>
      <w:r w:rsidRPr="00BC77C5">
        <w:rPr>
          <w:rFonts w:ascii="宋体" w:eastAsia="宋体" w:hAnsi="宋体" w:hint="eastAsia"/>
          <w:sz w:val="24"/>
          <w:szCs w:val="24"/>
        </w:rPr>
        <w:t>账户余额校验与</w:t>
      </w:r>
      <w:proofErr w:type="gramStart"/>
      <w:r w:rsidRPr="00BC77C5">
        <w:rPr>
          <w:rFonts w:ascii="宋体" w:eastAsia="宋体" w:hAnsi="宋体" w:hint="eastAsia"/>
          <w:sz w:val="24"/>
          <w:szCs w:val="24"/>
        </w:rPr>
        <w:t>预扣费接口</w:t>
      </w:r>
      <w:proofErr w:type="gramEnd"/>
      <w:r w:rsidRPr="00BC77C5">
        <w:rPr>
          <w:rFonts w:ascii="宋体" w:eastAsia="宋体" w:hAnsi="宋体" w:hint="eastAsia"/>
          <w:sz w:val="24"/>
          <w:szCs w:val="24"/>
        </w:rPr>
        <w:t>；</w:t>
      </w:r>
    </w:p>
    <w:p w14:paraId="003D2CDE" w14:textId="77777777" w:rsidR="00F53977" w:rsidRPr="00BC77C5" w:rsidRDefault="00F53977" w:rsidP="0059677D">
      <w:pPr>
        <w:pStyle w:val="a3"/>
        <w:numPr>
          <w:ilvl w:val="1"/>
          <w:numId w:val="30"/>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当接口返回异常时，提示用户“当前设计账号余额不足，无法发起报价服务，请联系商场系统管理员对当前设计计费账户进行充值！”；</w:t>
      </w:r>
    </w:p>
    <w:p w14:paraId="1668DAA8" w14:textId="47E87EE1" w:rsidR="00F37DEE" w:rsidRPr="00BC77C5" w:rsidRDefault="00F53977" w:rsidP="0059677D">
      <w:pPr>
        <w:pStyle w:val="a3"/>
        <w:numPr>
          <w:ilvl w:val="1"/>
          <w:numId w:val="30"/>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当接口返回正常时</w:t>
      </w:r>
      <w:r w:rsidR="00F37DEE" w:rsidRPr="00BC77C5">
        <w:rPr>
          <w:rFonts w:ascii="宋体" w:eastAsia="宋体" w:hAnsi="宋体" w:hint="eastAsia"/>
          <w:sz w:val="24"/>
          <w:szCs w:val="24"/>
        </w:rPr>
        <w:t>，正常启动渲染服务</w:t>
      </w:r>
      <w:r w:rsidRPr="00BC77C5">
        <w:rPr>
          <w:rFonts w:ascii="宋体" w:eastAsia="宋体" w:hAnsi="宋体" w:hint="eastAsia"/>
          <w:sz w:val="24"/>
          <w:szCs w:val="24"/>
        </w:rPr>
        <w:t>或其它服务</w:t>
      </w:r>
      <w:r w:rsidR="00F37DEE" w:rsidRPr="00BC77C5">
        <w:rPr>
          <w:rFonts w:ascii="宋体" w:eastAsia="宋体" w:hAnsi="宋体" w:hint="eastAsia"/>
          <w:sz w:val="24"/>
          <w:szCs w:val="24"/>
        </w:rPr>
        <w:t>；</w:t>
      </w:r>
    </w:p>
    <w:p w14:paraId="4F9920AB" w14:textId="77777777" w:rsidR="00F37DEE" w:rsidRPr="00673E06" w:rsidRDefault="00F37DEE"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撤销</w:t>
      </w:r>
      <w:proofErr w:type="gramStart"/>
      <w:r w:rsidRPr="00673E06">
        <w:rPr>
          <w:rFonts w:ascii="宋体" w:eastAsia="宋体" w:hAnsi="宋体" w:hint="eastAsia"/>
          <w:b/>
          <w:sz w:val="22"/>
        </w:rPr>
        <w:t>预扣费清单</w:t>
      </w:r>
      <w:proofErr w:type="gramEnd"/>
      <w:r w:rsidRPr="00673E06">
        <w:rPr>
          <w:rFonts w:ascii="宋体" w:eastAsia="宋体" w:hAnsi="宋体" w:hint="eastAsia"/>
          <w:b/>
          <w:sz w:val="22"/>
        </w:rPr>
        <w:t>接口对接需求</w:t>
      </w:r>
    </w:p>
    <w:p w14:paraId="40871E75" w14:textId="77777777" w:rsidR="00F37DEE" w:rsidRPr="00BC77C5" w:rsidRDefault="00F37DEE" w:rsidP="0059677D">
      <w:pPr>
        <w:pStyle w:val="a3"/>
        <w:numPr>
          <w:ilvl w:val="0"/>
          <w:numId w:val="27"/>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设计软件可根据实际情况需要，通过调用撤销</w:t>
      </w:r>
      <w:proofErr w:type="gramStart"/>
      <w:r w:rsidRPr="00BC77C5">
        <w:rPr>
          <w:rFonts w:ascii="宋体" w:eastAsia="宋体" w:hAnsi="宋体" w:hint="eastAsia"/>
          <w:sz w:val="24"/>
          <w:szCs w:val="24"/>
        </w:rPr>
        <w:t>预扣费清单</w:t>
      </w:r>
      <w:proofErr w:type="gramEnd"/>
      <w:r w:rsidRPr="00BC77C5">
        <w:rPr>
          <w:rFonts w:ascii="宋体" w:eastAsia="宋体" w:hAnsi="宋体" w:hint="eastAsia"/>
          <w:sz w:val="24"/>
          <w:szCs w:val="24"/>
        </w:rPr>
        <w:t>接口，对已发起的</w:t>
      </w:r>
      <w:proofErr w:type="gramStart"/>
      <w:r w:rsidRPr="00BC77C5">
        <w:rPr>
          <w:rFonts w:ascii="宋体" w:eastAsia="宋体" w:hAnsi="宋体" w:hint="eastAsia"/>
          <w:sz w:val="24"/>
          <w:szCs w:val="24"/>
        </w:rPr>
        <w:t>预扣费清</w:t>
      </w:r>
      <w:proofErr w:type="gramEnd"/>
      <w:r w:rsidRPr="00BC77C5">
        <w:rPr>
          <w:rFonts w:ascii="宋体" w:eastAsia="宋体" w:hAnsi="宋体" w:hint="eastAsia"/>
          <w:sz w:val="24"/>
          <w:szCs w:val="24"/>
        </w:rPr>
        <w:t>单进行撤销。</w:t>
      </w:r>
    </w:p>
    <w:p w14:paraId="1AA83C48" w14:textId="77777777" w:rsidR="00F37DEE" w:rsidRPr="00673E06" w:rsidRDefault="00F37DEE" w:rsidP="00673E06">
      <w:pPr>
        <w:pStyle w:val="a3"/>
        <w:numPr>
          <w:ilvl w:val="4"/>
          <w:numId w:val="1"/>
        </w:numPr>
        <w:ind w:left="0" w:firstLineChars="0" w:firstLine="1"/>
        <w:outlineLvl w:val="4"/>
        <w:rPr>
          <w:rFonts w:ascii="宋体" w:eastAsia="宋体" w:hAnsi="宋体"/>
          <w:b/>
          <w:sz w:val="22"/>
        </w:rPr>
      </w:pPr>
      <w:proofErr w:type="gramStart"/>
      <w:r w:rsidRPr="00673E06">
        <w:rPr>
          <w:rFonts w:ascii="宋体" w:eastAsia="宋体" w:hAnsi="宋体" w:hint="eastAsia"/>
          <w:b/>
          <w:sz w:val="22"/>
        </w:rPr>
        <w:t>扣费清单</w:t>
      </w:r>
      <w:proofErr w:type="gramEnd"/>
      <w:r w:rsidRPr="00673E06">
        <w:rPr>
          <w:rFonts w:ascii="宋体" w:eastAsia="宋体" w:hAnsi="宋体" w:hint="eastAsia"/>
          <w:b/>
          <w:sz w:val="22"/>
        </w:rPr>
        <w:t>实扣费接口对接需求</w:t>
      </w:r>
    </w:p>
    <w:p w14:paraId="431D5E76" w14:textId="40518360" w:rsidR="00F37DEE" w:rsidRPr="00BC77C5" w:rsidRDefault="00F37DEE" w:rsidP="0059677D">
      <w:pPr>
        <w:pStyle w:val="a3"/>
        <w:numPr>
          <w:ilvl w:val="0"/>
          <w:numId w:val="25"/>
        </w:numPr>
        <w:ind w:rightChars="-500" w:right="-1050" w:firstLineChars="0"/>
        <w:jc w:val="left"/>
        <w:rPr>
          <w:rFonts w:ascii="宋体" w:eastAsia="宋体" w:hAnsi="宋体"/>
          <w:sz w:val="24"/>
          <w:szCs w:val="24"/>
        </w:rPr>
      </w:pPr>
      <w:r w:rsidRPr="00BC77C5">
        <w:rPr>
          <w:rFonts w:ascii="宋体" w:eastAsia="宋体" w:hAnsi="宋体" w:hint="eastAsia"/>
          <w:sz w:val="24"/>
          <w:szCs w:val="24"/>
        </w:rPr>
        <w:lastRenderedPageBreak/>
        <w:t>当设计软件针对用户发起的每一次渲染请求</w:t>
      </w:r>
      <w:r w:rsidR="0001652F" w:rsidRPr="00BC77C5">
        <w:rPr>
          <w:rFonts w:ascii="宋体" w:eastAsia="宋体" w:hAnsi="宋体" w:hint="eastAsia"/>
          <w:sz w:val="24"/>
          <w:szCs w:val="24"/>
        </w:rPr>
        <w:t>或其它服务请求</w:t>
      </w:r>
      <w:r w:rsidRPr="00BC77C5">
        <w:rPr>
          <w:rFonts w:ascii="宋体" w:eastAsia="宋体" w:hAnsi="宋体" w:hint="eastAsia"/>
          <w:sz w:val="24"/>
          <w:szCs w:val="24"/>
        </w:rPr>
        <w:t>，</w:t>
      </w:r>
      <w:r w:rsidR="0001652F" w:rsidRPr="00BC77C5">
        <w:rPr>
          <w:rFonts w:ascii="宋体" w:eastAsia="宋体" w:hAnsi="宋体" w:hint="eastAsia"/>
          <w:sz w:val="24"/>
          <w:szCs w:val="24"/>
        </w:rPr>
        <w:t>并在向客户端</w:t>
      </w:r>
      <w:r w:rsidRPr="00BC77C5">
        <w:rPr>
          <w:rFonts w:ascii="宋体" w:eastAsia="宋体" w:hAnsi="宋体" w:hint="eastAsia"/>
          <w:sz w:val="24"/>
          <w:szCs w:val="24"/>
        </w:rPr>
        <w:t>返回</w:t>
      </w:r>
      <w:r w:rsidR="0001652F" w:rsidRPr="00BC77C5">
        <w:rPr>
          <w:rFonts w:ascii="宋体" w:eastAsia="宋体" w:hAnsi="宋体" w:hint="eastAsia"/>
          <w:sz w:val="24"/>
          <w:szCs w:val="24"/>
        </w:rPr>
        <w:t>服务请求处理</w:t>
      </w:r>
      <w:r w:rsidRPr="00BC77C5">
        <w:rPr>
          <w:rFonts w:ascii="宋体" w:eastAsia="宋体" w:hAnsi="宋体" w:hint="eastAsia"/>
          <w:sz w:val="24"/>
          <w:szCs w:val="24"/>
        </w:rPr>
        <w:t>结果前，需进行如下处理：</w:t>
      </w:r>
    </w:p>
    <w:p w14:paraId="0184F4AD" w14:textId="6CA91BB9" w:rsidR="00F37DEE" w:rsidRPr="00BC77C5" w:rsidRDefault="00F37DEE" w:rsidP="0059677D">
      <w:pPr>
        <w:pStyle w:val="a3"/>
        <w:numPr>
          <w:ilvl w:val="1"/>
          <w:numId w:val="25"/>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w:t>
      </w:r>
      <w:r w:rsidR="008A117D" w:rsidRPr="00BC77C5">
        <w:rPr>
          <w:rFonts w:ascii="宋体" w:eastAsia="宋体" w:hAnsi="宋体" w:hint="eastAsia"/>
          <w:sz w:val="24"/>
          <w:szCs w:val="24"/>
        </w:rPr>
        <w:t>服务请求结果正常处理并向客户端返回服务成果</w:t>
      </w:r>
      <w:r w:rsidRPr="00BC77C5">
        <w:rPr>
          <w:rFonts w:ascii="宋体" w:eastAsia="宋体" w:hAnsi="宋体" w:hint="eastAsia"/>
          <w:sz w:val="24"/>
          <w:szCs w:val="24"/>
        </w:rPr>
        <w:t>时，同步</w:t>
      </w:r>
      <w:proofErr w:type="gramStart"/>
      <w:r w:rsidRPr="00BC77C5">
        <w:rPr>
          <w:rFonts w:ascii="宋体" w:eastAsia="宋体" w:hAnsi="宋体" w:hint="eastAsia"/>
          <w:sz w:val="24"/>
          <w:szCs w:val="24"/>
        </w:rPr>
        <w:t>调用扣费清单</w:t>
      </w:r>
      <w:proofErr w:type="gramEnd"/>
      <w:r w:rsidRPr="00BC77C5">
        <w:rPr>
          <w:rFonts w:ascii="宋体" w:eastAsia="宋体" w:hAnsi="宋体" w:hint="eastAsia"/>
          <w:sz w:val="24"/>
          <w:szCs w:val="24"/>
        </w:rPr>
        <w:t>实扣费接口；</w:t>
      </w:r>
    </w:p>
    <w:p w14:paraId="64AB5422" w14:textId="77777777" w:rsidR="00F37DEE" w:rsidRPr="00BC77C5" w:rsidRDefault="00F37DEE" w:rsidP="0059677D">
      <w:pPr>
        <w:pStyle w:val="a3"/>
        <w:numPr>
          <w:ilvl w:val="1"/>
          <w:numId w:val="25"/>
        </w:numPr>
        <w:ind w:rightChars="-500" w:right="-1050" w:firstLineChars="0"/>
        <w:jc w:val="left"/>
        <w:rPr>
          <w:rFonts w:ascii="宋体" w:eastAsia="宋体" w:hAnsi="宋体"/>
          <w:sz w:val="24"/>
          <w:szCs w:val="24"/>
        </w:rPr>
      </w:pPr>
      <w:proofErr w:type="gramStart"/>
      <w:r w:rsidRPr="00BC77C5">
        <w:rPr>
          <w:rFonts w:ascii="宋体" w:eastAsia="宋体" w:hAnsi="宋体" w:hint="eastAsia"/>
          <w:sz w:val="24"/>
          <w:szCs w:val="24"/>
        </w:rPr>
        <w:t>当扣费</w:t>
      </w:r>
      <w:proofErr w:type="gramEnd"/>
      <w:r w:rsidRPr="00BC77C5">
        <w:rPr>
          <w:rFonts w:ascii="宋体" w:eastAsia="宋体" w:hAnsi="宋体" w:hint="eastAsia"/>
          <w:sz w:val="24"/>
          <w:szCs w:val="24"/>
        </w:rPr>
        <w:t>清单实扣费接口返回结果连续3次不成功时，设计软件需在本地存储该扣费清单接收异常记录；</w:t>
      </w:r>
    </w:p>
    <w:p w14:paraId="1BC77A8A" w14:textId="77777777" w:rsidR="00F37DEE" w:rsidRPr="00BC77C5" w:rsidRDefault="00F37DEE" w:rsidP="0059677D">
      <w:pPr>
        <w:pStyle w:val="a3"/>
        <w:numPr>
          <w:ilvl w:val="1"/>
          <w:numId w:val="25"/>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设计软件需提供批量</w:t>
      </w:r>
      <w:proofErr w:type="gramStart"/>
      <w:r w:rsidRPr="00BC77C5">
        <w:rPr>
          <w:rFonts w:ascii="宋体" w:eastAsia="宋体" w:hAnsi="宋体" w:hint="eastAsia"/>
          <w:sz w:val="24"/>
          <w:szCs w:val="24"/>
        </w:rPr>
        <w:t>导出扣费清单</w:t>
      </w:r>
      <w:proofErr w:type="gramEnd"/>
      <w:r w:rsidRPr="00BC77C5">
        <w:rPr>
          <w:rFonts w:ascii="宋体" w:eastAsia="宋体" w:hAnsi="宋体" w:hint="eastAsia"/>
          <w:sz w:val="24"/>
          <w:szCs w:val="24"/>
        </w:rPr>
        <w:t>接收异常记录；格式</w:t>
      </w:r>
      <w:proofErr w:type="gramStart"/>
      <w:r w:rsidRPr="00BC77C5">
        <w:rPr>
          <w:rFonts w:ascii="宋体" w:eastAsia="宋体" w:hAnsi="宋体" w:hint="eastAsia"/>
          <w:sz w:val="24"/>
          <w:szCs w:val="24"/>
        </w:rPr>
        <w:t>与扣费</w:t>
      </w:r>
      <w:proofErr w:type="gramEnd"/>
      <w:r w:rsidRPr="00BC77C5">
        <w:rPr>
          <w:rFonts w:ascii="宋体" w:eastAsia="宋体" w:hAnsi="宋体" w:hint="eastAsia"/>
          <w:sz w:val="24"/>
          <w:szCs w:val="24"/>
        </w:rPr>
        <w:t>清单实扣费接口字段一致；</w:t>
      </w:r>
    </w:p>
    <w:p w14:paraId="4EB4CB6F" w14:textId="77777777" w:rsidR="00F37DEE" w:rsidRPr="00673E06" w:rsidRDefault="00F37DEE" w:rsidP="00673E06">
      <w:pPr>
        <w:pStyle w:val="a3"/>
        <w:numPr>
          <w:ilvl w:val="4"/>
          <w:numId w:val="1"/>
        </w:numPr>
        <w:ind w:left="0" w:firstLineChars="0" w:firstLine="1"/>
        <w:outlineLvl w:val="4"/>
        <w:rPr>
          <w:rFonts w:ascii="宋体" w:eastAsia="宋体" w:hAnsi="宋体"/>
          <w:b/>
          <w:sz w:val="22"/>
        </w:rPr>
      </w:pPr>
      <w:proofErr w:type="gramStart"/>
      <w:r w:rsidRPr="00673E06">
        <w:rPr>
          <w:rFonts w:ascii="宋体" w:eastAsia="宋体" w:hAnsi="宋体" w:hint="eastAsia"/>
          <w:b/>
          <w:sz w:val="22"/>
        </w:rPr>
        <w:t>扣费清单</w:t>
      </w:r>
      <w:proofErr w:type="gramEnd"/>
      <w:r w:rsidRPr="00673E06">
        <w:rPr>
          <w:rFonts w:ascii="宋体" w:eastAsia="宋体" w:hAnsi="宋体" w:hint="eastAsia"/>
          <w:b/>
          <w:sz w:val="22"/>
        </w:rPr>
        <w:t>执行结果查询接口对接需求</w:t>
      </w:r>
    </w:p>
    <w:p w14:paraId="08ED5039" w14:textId="639B9F4F" w:rsidR="00F37DEE" w:rsidRPr="00BC77C5" w:rsidRDefault="00F37DEE" w:rsidP="0059677D">
      <w:pPr>
        <w:pStyle w:val="a3"/>
        <w:numPr>
          <w:ilvl w:val="0"/>
          <w:numId w:val="29"/>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设计软件在</w:t>
      </w:r>
      <w:proofErr w:type="gramStart"/>
      <w:r w:rsidRPr="00BC77C5">
        <w:rPr>
          <w:rFonts w:ascii="宋体" w:eastAsia="宋体" w:hAnsi="宋体" w:hint="eastAsia"/>
          <w:sz w:val="24"/>
          <w:szCs w:val="24"/>
        </w:rPr>
        <w:t>提交扣费清单</w:t>
      </w:r>
      <w:proofErr w:type="gramEnd"/>
      <w:r w:rsidRPr="00BC77C5">
        <w:rPr>
          <w:rFonts w:ascii="宋体" w:eastAsia="宋体" w:hAnsi="宋体" w:hint="eastAsia"/>
          <w:sz w:val="24"/>
          <w:szCs w:val="24"/>
        </w:rPr>
        <w:t>一定时间段后（1</w:t>
      </w:r>
      <w:r w:rsidRPr="00BC77C5">
        <w:rPr>
          <w:rFonts w:ascii="宋体" w:eastAsia="宋体" w:hAnsi="宋体"/>
          <w:sz w:val="24"/>
          <w:szCs w:val="24"/>
        </w:rPr>
        <w:t>0</w:t>
      </w:r>
      <w:r w:rsidRPr="00BC77C5">
        <w:rPr>
          <w:rFonts w:ascii="宋体" w:eastAsia="宋体" w:hAnsi="宋体" w:hint="eastAsia"/>
          <w:sz w:val="24"/>
          <w:szCs w:val="24"/>
        </w:rPr>
        <w:t>分钟），通过</w:t>
      </w:r>
      <w:proofErr w:type="gramStart"/>
      <w:r w:rsidRPr="00BC77C5">
        <w:rPr>
          <w:rFonts w:ascii="宋体" w:eastAsia="宋体" w:hAnsi="宋体" w:hint="eastAsia"/>
          <w:sz w:val="24"/>
          <w:szCs w:val="24"/>
        </w:rPr>
        <w:t>调用扣费清</w:t>
      </w:r>
      <w:proofErr w:type="gramEnd"/>
      <w:r w:rsidRPr="00BC77C5">
        <w:rPr>
          <w:rFonts w:ascii="宋体" w:eastAsia="宋体" w:hAnsi="宋体" w:hint="eastAsia"/>
          <w:sz w:val="24"/>
          <w:szCs w:val="24"/>
        </w:rPr>
        <w:t>单执行结果查询接口</w:t>
      </w:r>
      <w:proofErr w:type="gramStart"/>
      <w:r w:rsidRPr="00BC77C5">
        <w:rPr>
          <w:rFonts w:ascii="宋体" w:eastAsia="宋体" w:hAnsi="宋体" w:hint="eastAsia"/>
          <w:sz w:val="24"/>
          <w:szCs w:val="24"/>
        </w:rPr>
        <w:t>查询扣费清</w:t>
      </w:r>
      <w:proofErr w:type="gramEnd"/>
      <w:r w:rsidRPr="00BC77C5">
        <w:rPr>
          <w:rFonts w:ascii="宋体" w:eastAsia="宋体" w:hAnsi="宋体" w:hint="eastAsia"/>
          <w:sz w:val="24"/>
          <w:szCs w:val="24"/>
        </w:rPr>
        <w:t>单的执行情况。</w:t>
      </w:r>
    </w:p>
    <w:p w14:paraId="643B7423" w14:textId="0ABACEEC" w:rsidR="001D3AF1" w:rsidRPr="00673E06" w:rsidRDefault="001D3AF1"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接口提供需求</w:t>
      </w:r>
    </w:p>
    <w:p w14:paraId="132B4798" w14:textId="640D065C" w:rsidR="00F37DEE" w:rsidRPr="00673E06" w:rsidRDefault="00F37DEE" w:rsidP="00673E06">
      <w:pPr>
        <w:pStyle w:val="a3"/>
        <w:numPr>
          <w:ilvl w:val="4"/>
          <w:numId w:val="1"/>
        </w:numPr>
        <w:ind w:left="0" w:firstLineChars="0" w:firstLine="1"/>
        <w:outlineLvl w:val="4"/>
        <w:rPr>
          <w:rFonts w:ascii="宋体" w:eastAsia="宋体" w:hAnsi="宋体"/>
          <w:b/>
          <w:sz w:val="22"/>
        </w:rPr>
      </w:pPr>
      <w:r w:rsidRPr="00673E06">
        <w:rPr>
          <w:rFonts w:ascii="宋体" w:eastAsia="宋体" w:hAnsi="宋体" w:hint="eastAsia"/>
          <w:b/>
          <w:sz w:val="22"/>
        </w:rPr>
        <w:t>账号已购买服务查询接口</w:t>
      </w:r>
    </w:p>
    <w:p w14:paraId="7E663E20" w14:textId="075C15AD" w:rsidR="00F37DEE" w:rsidRPr="00BC77C5" w:rsidRDefault="00F37DEE" w:rsidP="0059677D">
      <w:pPr>
        <w:pStyle w:val="a3"/>
        <w:numPr>
          <w:ilvl w:val="0"/>
          <w:numId w:val="33"/>
        </w:numPr>
        <w:ind w:rightChars="-500" w:right="-1050" w:firstLineChars="0"/>
        <w:jc w:val="left"/>
        <w:rPr>
          <w:rFonts w:ascii="宋体" w:eastAsia="宋体" w:hAnsi="宋体"/>
          <w:sz w:val="24"/>
          <w:szCs w:val="24"/>
        </w:rPr>
      </w:pPr>
      <w:r w:rsidRPr="00BC77C5">
        <w:rPr>
          <w:rFonts w:ascii="宋体" w:eastAsia="宋体" w:hAnsi="宋体" w:hint="eastAsia"/>
          <w:sz w:val="24"/>
          <w:szCs w:val="24"/>
        </w:rPr>
        <w:t>设计软件需对外新增账号已购买服务查询接口，用于外部系统在发起</w:t>
      </w:r>
      <w:r w:rsidR="000E1628" w:rsidRPr="00BC77C5">
        <w:rPr>
          <w:rFonts w:ascii="宋体" w:eastAsia="宋体" w:hAnsi="宋体" w:hint="eastAsia"/>
          <w:sz w:val="24"/>
          <w:szCs w:val="24"/>
        </w:rPr>
        <w:t>计费账户开通</w:t>
      </w:r>
      <w:r w:rsidRPr="00BC77C5">
        <w:rPr>
          <w:rFonts w:ascii="宋体" w:eastAsia="宋体" w:hAnsi="宋体" w:hint="eastAsia"/>
          <w:sz w:val="24"/>
          <w:szCs w:val="24"/>
        </w:rPr>
        <w:t>与服务购买时，校验对应账号是否已经购买了对应的服务项目。接口具体出入参数如下：</w:t>
      </w:r>
    </w:p>
    <w:tbl>
      <w:tblPr>
        <w:tblStyle w:val="a9"/>
        <w:tblW w:w="0" w:type="auto"/>
        <w:tblLook w:val="04A0" w:firstRow="1" w:lastRow="0" w:firstColumn="1" w:lastColumn="0" w:noHBand="0" w:noVBand="1"/>
      </w:tblPr>
      <w:tblGrid>
        <w:gridCol w:w="1129"/>
        <w:gridCol w:w="1843"/>
        <w:gridCol w:w="1418"/>
        <w:gridCol w:w="3906"/>
      </w:tblGrid>
      <w:tr w:rsidR="00F37DEE" w:rsidRPr="00673E06" w14:paraId="01291D73" w14:textId="77777777" w:rsidTr="00100915">
        <w:tc>
          <w:tcPr>
            <w:tcW w:w="1129" w:type="dxa"/>
            <w:shd w:val="clear" w:color="auto" w:fill="D9E2F3" w:themeFill="accent1" w:themeFillTint="33"/>
          </w:tcPr>
          <w:p w14:paraId="336A3C66" w14:textId="77777777" w:rsidR="00F37DEE" w:rsidRPr="00673E06" w:rsidRDefault="00F37DEE" w:rsidP="00100915">
            <w:pPr>
              <w:jc w:val="center"/>
              <w:rPr>
                <w:rFonts w:ascii="宋体" w:eastAsia="宋体" w:hAnsi="宋体"/>
                <w:sz w:val="22"/>
              </w:rPr>
            </w:pPr>
            <w:r w:rsidRPr="00673E06">
              <w:rPr>
                <w:rFonts w:ascii="宋体" w:eastAsia="宋体" w:hAnsi="宋体" w:hint="eastAsia"/>
                <w:sz w:val="22"/>
              </w:rPr>
              <w:t>参数类型</w:t>
            </w:r>
          </w:p>
        </w:tc>
        <w:tc>
          <w:tcPr>
            <w:tcW w:w="1843" w:type="dxa"/>
            <w:shd w:val="clear" w:color="auto" w:fill="D9E2F3" w:themeFill="accent1" w:themeFillTint="33"/>
          </w:tcPr>
          <w:p w14:paraId="0D9BE8C1" w14:textId="77777777" w:rsidR="00F37DEE" w:rsidRPr="00673E06" w:rsidRDefault="00F37DEE" w:rsidP="00100915">
            <w:pPr>
              <w:jc w:val="center"/>
              <w:rPr>
                <w:rFonts w:ascii="宋体" w:eastAsia="宋体" w:hAnsi="宋体"/>
                <w:sz w:val="22"/>
              </w:rPr>
            </w:pPr>
            <w:r w:rsidRPr="00673E06">
              <w:rPr>
                <w:rFonts w:ascii="宋体" w:eastAsia="宋体" w:hAnsi="宋体" w:hint="eastAsia"/>
                <w:sz w:val="22"/>
              </w:rPr>
              <w:t>参数名称</w:t>
            </w:r>
          </w:p>
        </w:tc>
        <w:tc>
          <w:tcPr>
            <w:tcW w:w="1418" w:type="dxa"/>
            <w:shd w:val="clear" w:color="auto" w:fill="D9E2F3" w:themeFill="accent1" w:themeFillTint="33"/>
          </w:tcPr>
          <w:p w14:paraId="313CE378" w14:textId="77777777" w:rsidR="00F37DEE" w:rsidRPr="00673E06" w:rsidRDefault="00F37DEE" w:rsidP="00100915">
            <w:pPr>
              <w:jc w:val="center"/>
              <w:rPr>
                <w:rFonts w:ascii="宋体" w:eastAsia="宋体" w:hAnsi="宋体"/>
                <w:sz w:val="22"/>
              </w:rPr>
            </w:pPr>
            <w:r w:rsidRPr="00673E06">
              <w:rPr>
                <w:rFonts w:ascii="宋体" w:eastAsia="宋体" w:hAnsi="宋体" w:hint="eastAsia"/>
                <w:sz w:val="22"/>
              </w:rPr>
              <w:t>参数类型</w:t>
            </w:r>
          </w:p>
        </w:tc>
        <w:tc>
          <w:tcPr>
            <w:tcW w:w="3906" w:type="dxa"/>
            <w:shd w:val="clear" w:color="auto" w:fill="D9E2F3" w:themeFill="accent1" w:themeFillTint="33"/>
          </w:tcPr>
          <w:p w14:paraId="07EF44A5" w14:textId="77777777" w:rsidR="00F37DEE" w:rsidRPr="00673E06" w:rsidRDefault="00F37DEE" w:rsidP="00100915">
            <w:pPr>
              <w:jc w:val="center"/>
              <w:rPr>
                <w:rFonts w:ascii="宋体" w:eastAsia="宋体" w:hAnsi="宋体"/>
                <w:sz w:val="22"/>
              </w:rPr>
            </w:pPr>
            <w:r w:rsidRPr="00673E06">
              <w:rPr>
                <w:rFonts w:ascii="宋体" w:eastAsia="宋体" w:hAnsi="宋体" w:hint="eastAsia"/>
                <w:sz w:val="22"/>
              </w:rPr>
              <w:t>参数说明</w:t>
            </w:r>
          </w:p>
        </w:tc>
      </w:tr>
      <w:tr w:rsidR="00F37DEE" w:rsidRPr="00673E06" w14:paraId="28C28D2D" w14:textId="77777777" w:rsidTr="00100915">
        <w:tc>
          <w:tcPr>
            <w:tcW w:w="1129" w:type="dxa"/>
          </w:tcPr>
          <w:p w14:paraId="215B7E66" w14:textId="77777777" w:rsidR="00F37DEE" w:rsidRPr="00673E06" w:rsidRDefault="00F37DEE" w:rsidP="00100915">
            <w:pPr>
              <w:rPr>
                <w:rFonts w:ascii="宋体" w:eastAsia="宋体" w:hAnsi="宋体"/>
                <w:sz w:val="22"/>
              </w:rPr>
            </w:pPr>
            <w:r w:rsidRPr="00673E06">
              <w:rPr>
                <w:rFonts w:ascii="宋体" w:eastAsia="宋体" w:hAnsi="宋体" w:hint="eastAsia"/>
                <w:sz w:val="22"/>
              </w:rPr>
              <w:t>入参</w:t>
            </w:r>
          </w:p>
        </w:tc>
        <w:tc>
          <w:tcPr>
            <w:tcW w:w="1843" w:type="dxa"/>
          </w:tcPr>
          <w:p w14:paraId="4E0CDCAE" w14:textId="4052F7A0" w:rsidR="00F37DEE" w:rsidRPr="00673E06" w:rsidRDefault="000E1628" w:rsidP="00100915">
            <w:pPr>
              <w:rPr>
                <w:rFonts w:ascii="宋体" w:eastAsia="宋体" w:hAnsi="宋体"/>
                <w:sz w:val="22"/>
              </w:rPr>
            </w:pPr>
            <w:r w:rsidRPr="00673E06">
              <w:rPr>
                <w:rFonts w:ascii="宋体" w:eastAsia="宋体" w:hAnsi="宋体" w:hint="eastAsia"/>
                <w:sz w:val="22"/>
              </w:rPr>
              <w:t>计费账户</w:t>
            </w:r>
            <w:r w:rsidR="00F37DEE" w:rsidRPr="00673E06">
              <w:rPr>
                <w:rFonts w:ascii="宋体" w:eastAsia="宋体" w:hAnsi="宋体" w:hint="eastAsia"/>
                <w:sz w:val="22"/>
              </w:rPr>
              <w:t>类型</w:t>
            </w:r>
          </w:p>
        </w:tc>
        <w:tc>
          <w:tcPr>
            <w:tcW w:w="1418" w:type="dxa"/>
          </w:tcPr>
          <w:p w14:paraId="5E7AEB71" w14:textId="77777777" w:rsidR="00F37DEE" w:rsidRPr="00673E06" w:rsidRDefault="00F37DEE" w:rsidP="00100915">
            <w:pPr>
              <w:rPr>
                <w:rFonts w:ascii="宋体" w:eastAsia="宋体" w:hAnsi="宋体"/>
                <w:sz w:val="22"/>
              </w:rPr>
            </w:pPr>
            <w:r w:rsidRPr="00673E06">
              <w:rPr>
                <w:rFonts w:ascii="宋体" w:eastAsia="宋体" w:hAnsi="宋体" w:hint="eastAsia"/>
                <w:sz w:val="22"/>
              </w:rPr>
              <w:t>文本、必填</w:t>
            </w:r>
          </w:p>
        </w:tc>
        <w:tc>
          <w:tcPr>
            <w:tcW w:w="3906" w:type="dxa"/>
          </w:tcPr>
          <w:p w14:paraId="2CA749AF" w14:textId="77777777" w:rsidR="00F37DEE" w:rsidRPr="00673E06" w:rsidRDefault="00F37DEE" w:rsidP="00100915">
            <w:pPr>
              <w:rPr>
                <w:rFonts w:ascii="宋体" w:eastAsia="宋体" w:hAnsi="宋体"/>
                <w:sz w:val="22"/>
              </w:rPr>
            </w:pPr>
          </w:p>
        </w:tc>
      </w:tr>
      <w:tr w:rsidR="00F37DEE" w:rsidRPr="00673E06" w14:paraId="1791B32D" w14:textId="77777777" w:rsidTr="00100915">
        <w:tc>
          <w:tcPr>
            <w:tcW w:w="1129" w:type="dxa"/>
          </w:tcPr>
          <w:p w14:paraId="4AAEBF94" w14:textId="77777777" w:rsidR="00F37DEE" w:rsidRPr="00673E06" w:rsidRDefault="00F37DEE" w:rsidP="00100915">
            <w:pPr>
              <w:rPr>
                <w:rFonts w:ascii="宋体" w:eastAsia="宋体" w:hAnsi="宋体"/>
                <w:sz w:val="22"/>
              </w:rPr>
            </w:pPr>
            <w:r w:rsidRPr="00673E06">
              <w:rPr>
                <w:rFonts w:ascii="宋体" w:eastAsia="宋体" w:hAnsi="宋体" w:hint="eastAsia"/>
                <w:sz w:val="22"/>
              </w:rPr>
              <w:t>入参</w:t>
            </w:r>
          </w:p>
        </w:tc>
        <w:tc>
          <w:tcPr>
            <w:tcW w:w="1843" w:type="dxa"/>
          </w:tcPr>
          <w:p w14:paraId="2CF86E81" w14:textId="629ACABD" w:rsidR="00F37DEE" w:rsidRPr="00673E06" w:rsidRDefault="000E1628" w:rsidP="00100915">
            <w:pPr>
              <w:rPr>
                <w:rFonts w:ascii="宋体" w:eastAsia="宋体" w:hAnsi="宋体"/>
                <w:sz w:val="22"/>
              </w:rPr>
            </w:pPr>
            <w:r w:rsidRPr="00673E06">
              <w:rPr>
                <w:rFonts w:ascii="宋体" w:eastAsia="宋体" w:hAnsi="宋体" w:hint="eastAsia"/>
                <w:sz w:val="22"/>
              </w:rPr>
              <w:t>计费账户</w:t>
            </w:r>
          </w:p>
        </w:tc>
        <w:tc>
          <w:tcPr>
            <w:tcW w:w="1418" w:type="dxa"/>
          </w:tcPr>
          <w:p w14:paraId="51B40741" w14:textId="77777777" w:rsidR="00F37DEE" w:rsidRPr="00673E06" w:rsidRDefault="00F37DEE" w:rsidP="00100915">
            <w:pPr>
              <w:rPr>
                <w:rFonts w:ascii="宋体" w:eastAsia="宋体" w:hAnsi="宋体"/>
                <w:sz w:val="22"/>
              </w:rPr>
            </w:pPr>
            <w:r w:rsidRPr="00673E06">
              <w:rPr>
                <w:rFonts w:ascii="宋体" w:eastAsia="宋体" w:hAnsi="宋体" w:hint="eastAsia"/>
                <w:sz w:val="22"/>
              </w:rPr>
              <w:t>文本、必填</w:t>
            </w:r>
          </w:p>
        </w:tc>
        <w:tc>
          <w:tcPr>
            <w:tcW w:w="3906" w:type="dxa"/>
          </w:tcPr>
          <w:p w14:paraId="028731E4" w14:textId="77777777" w:rsidR="00F37DEE" w:rsidRPr="00673E06" w:rsidRDefault="00F37DEE" w:rsidP="00100915">
            <w:pPr>
              <w:rPr>
                <w:rFonts w:ascii="宋体" w:eastAsia="宋体" w:hAnsi="宋体"/>
                <w:sz w:val="22"/>
              </w:rPr>
            </w:pPr>
          </w:p>
        </w:tc>
      </w:tr>
      <w:tr w:rsidR="00F37DEE" w:rsidRPr="00673E06" w14:paraId="0C7E73A5" w14:textId="77777777" w:rsidTr="00100915">
        <w:tc>
          <w:tcPr>
            <w:tcW w:w="1129" w:type="dxa"/>
          </w:tcPr>
          <w:p w14:paraId="4B93736E" w14:textId="77777777" w:rsidR="00F37DEE" w:rsidRPr="00673E06" w:rsidRDefault="00F37DEE" w:rsidP="00100915">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72C028A3" w14:textId="77777777" w:rsidR="00F37DEE" w:rsidRPr="00673E06" w:rsidRDefault="00F37DEE" w:rsidP="00100915">
            <w:pPr>
              <w:rPr>
                <w:rFonts w:ascii="宋体" w:eastAsia="宋体" w:hAnsi="宋体"/>
                <w:sz w:val="22"/>
              </w:rPr>
            </w:pPr>
            <w:r w:rsidRPr="00673E06">
              <w:rPr>
                <w:rFonts w:ascii="宋体" w:eastAsia="宋体" w:hAnsi="宋体" w:hint="eastAsia"/>
                <w:sz w:val="22"/>
              </w:rPr>
              <w:t>账号状态</w:t>
            </w:r>
          </w:p>
        </w:tc>
        <w:tc>
          <w:tcPr>
            <w:tcW w:w="1418" w:type="dxa"/>
          </w:tcPr>
          <w:p w14:paraId="50E3E1B6" w14:textId="77777777" w:rsidR="00F37DEE" w:rsidRPr="00673E06" w:rsidRDefault="00F37DEE" w:rsidP="00100915">
            <w:pPr>
              <w:rPr>
                <w:rFonts w:ascii="宋体" w:eastAsia="宋体" w:hAnsi="宋体"/>
                <w:sz w:val="22"/>
              </w:rPr>
            </w:pPr>
            <w:r w:rsidRPr="00673E06">
              <w:rPr>
                <w:rFonts w:ascii="宋体" w:eastAsia="宋体" w:hAnsi="宋体" w:hint="eastAsia"/>
                <w:sz w:val="22"/>
              </w:rPr>
              <w:t>文本</w:t>
            </w:r>
          </w:p>
        </w:tc>
        <w:tc>
          <w:tcPr>
            <w:tcW w:w="3906" w:type="dxa"/>
          </w:tcPr>
          <w:p w14:paraId="5156DD8E" w14:textId="77777777" w:rsidR="00F37DEE" w:rsidRPr="00673E06" w:rsidRDefault="00F37DEE" w:rsidP="00100915">
            <w:pPr>
              <w:rPr>
                <w:rFonts w:ascii="宋体" w:eastAsia="宋体" w:hAnsi="宋体"/>
                <w:sz w:val="22"/>
              </w:rPr>
            </w:pPr>
            <w:proofErr w:type="gramStart"/>
            <w:r w:rsidRPr="00673E06">
              <w:rPr>
                <w:rFonts w:ascii="宋体" w:eastAsia="宋体" w:hAnsi="宋体" w:hint="eastAsia"/>
                <w:sz w:val="22"/>
              </w:rPr>
              <w:t>枚举值</w:t>
            </w:r>
            <w:proofErr w:type="gramEnd"/>
            <w:r w:rsidRPr="00673E06">
              <w:rPr>
                <w:rFonts w:ascii="宋体" w:eastAsia="宋体" w:hAnsi="宋体" w:hint="eastAsia"/>
                <w:sz w:val="22"/>
              </w:rPr>
              <w:t>包括：正常、暂停、失效</w:t>
            </w:r>
          </w:p>
        </w:tc>
      </w:tr>
      <w:tr w:rsidR="00F37DEE" w:rsidRPr="00673E06" w14:paraId="10C78D48" w14:textId="77777777" w:rsidTr="00100915">
        <w:tc>
          <w:tcPr>
            <w:tcW w:w="1129" w:type="dxa"/>
          </w:tcPr>
          <w:p w14:paraId="6A27395C" w14:textId="77777777" w:rsidR="00F37DEE" w:rsidRPr="00673E06" w:rsidRDefault="00F37DEE" w:rsidP="00100915">
            <w:pPr>
              <w:rPr>
                <w:rFonts w:ascii="宋体" w:eastAsia="宋体" w:hAnsi="宋体"/>
                <w:sz w:val="22"/>
              </w:rPr>
            </w:pPr>
            <w:proofErr w:type="gramStart"/>
            <w:r w:rsidRPr="00673E06">
              <w:rPr>
                <w:rFonts w:ascii="宋体" w:eastAsia="宋体" w:hAnsi="宋体" w:hint="eastAsia"/>
                <w:sz w:val="22"/>
              </w:rPr>
              <w:t>出参</w:t>
            </w:r>
            <w:proofErr w:type="gramEnd"/>
          </w:p>
        </w:tc>
        <w:tc>
          <w:tcPr>
            <w:tcW w:w="1843" w:type="dxa"/>
          </w:tcPr>
          <w:p w14:paraId="7DD07601" w14:textId="77777777" w:rsidR="00F37DEE" w:rsidRPr="00673E06" w:rsidRDefault="00F37DEE" w:rsidP="00100915">
            <w:pPr>
              <w:rPr>
                <w:rFonts w:ascii="宋体" w:eastAsia="宋体" w:hAnsi="宋体"/>
                <w:sz w:val="22"/>
              </w:rPr>
            </w:pPr>
            <w:r w:rsidRPr="00673E06">
              <w:rPr>
                <w:rFonts w:ascii="宋体" w:eastAsia="宋体" w:hAnsi="宋体" w:hint="eastAsia"/>
                <w:sz w:val="22"/>
              </w:rPr>
              <w:t>账号已购买服务</w:t>
            </w:r>
          </w:p>
        </w:tc>
        <w:tc>
          <w:tcPr>
            <w:tcW w:w="1418" w:type="dxa"/>
          </w:tcPr>
          <w:p w14:paraId="414C00AB" w14:textId="77777777" w:rsidR="00F37DEE" w:rsidRPr="00673E06" w:rsidRDefault="00F37DEE" w:rsidP="00100915">
            <w:pPr>
              <w:rPr>
                <w:rFonts w:ascii="宋体" w:eastAsia="宋体" w:hAnsi="宋体"/>
                <w:sz w:val="22"/>
              </w:rPr>
            </w:pPr>
            <w:r w:rsidRPr="00673E06">
              <w:rPr>
                <w:rFonts w:ascii="宋体" w:eastAsia="宋体" w:hAnsi="宋体"/>
                <w:sz w:val="22"/>
              </w:rPr>
              <w:t>L</w:t>
            </w:r>
            <w:r w:rsidRPr="00673E06">
              <w:rPr>
                <w:rFonts w:ascii="宋体" w:eastAsia="宋体" w:hAnsi="宋体" w:hint="eastAsia"/>
                <w:sz w:val="22"/>
              </w:rPr>
              <w:t>ist</w:t>
            </w:r>
          </w:p>
        </w:tc>
        <w:tc>
          <w:tcPr>
            <w:tcW w:w="3906" w:type="dxa"/>
          </w:tcPr>
          <w:p w14:paraId="1BC28726" w14:textId="77777777" w:rsidR="00F37DEE" w:rsidRPr="00673E06" w:rsidRDefault="00F37DEE" w:rsidP="00100915">
            <w:pPr>
              <w:rPr>
                <w:rFonts w:ascii="宋体" w:eastAsia="宋体" w:hAnsi="宋体"/>
                <w:sz w:val="22"/>
              </w:rPr>
            </w:pPr>
            <w:r w:rsidRPr="00673E06">
              <w:rPr>
                <w:rFonts w:ascii="宋体" w:eastAsia="宋体" w:hAnsi="宋体" w:hint="eastAsia"/>
                <w:sz w:val="22"/>
              </w:rPr>
              <w:t>已购买服务的收费代码、当前状态、购买时间、到期时间</w:t>
            </w:r>
          </w:p>
        </w:tc>
      </w:tr>
    </w:tbl>
    <w:p w14:paraId="5283B9C7" w14:textId="77777777" w:rsidR="00F37DEE" w:rsidRPr="00673E06" w:rsidRDefault="00F37DEE" w:rsidP="00F37DEE">
      <w:pPr>
        <w:pStyle w:val="a3"/>
        <w:ind w:left="1745" w:rightChars="-500" w:right="-1050" w:firstLineChars="0" w:firstLine="0"/>
        <w:jc w:val="left"/>
        <w:rPr>
          <w:rFonts w:ascii="宋体" w:eastAsia="宋体" w:hAnsi="宋体"/>
          <w:sz w:val="22"/>
        </w:rPr>
      </w:pPr>
    </w:p>
    <w:p w14:paraId="227AF118" w14:textId="77777777" w:rsidR="00F37DEE" w:rsidRPr="00673E06" w:rsidRDefault="00F37DEE" w:rsidP="00D17AAD">
      <w:pPr>
        <w:pStyle w:val="a3"/>
        <w:numPr>
          <w:ilvl w:val="2"/>
          <w:numId w:val="1"/>
        </w:numPr>
        <w:ind w:left="284" w:firstLineChars="0" w:hanging="1"/>
        <w:outlineLvl w:val="2"/>
        <w:rPr>
          <w:rFonts w:ascii="宋体" w:eastAsia="宋体" w:hAnsi="宋体"/>
          <w:b/>
          <w:sz w:val="32"/>
        </w:rPr>
      </w:pPr>
      <w:r w:rsidRPr="00673E06">
        <w:rPr>
          <w:rFonts w:ascii="宋体" w:eastAsia="宋体" w:hAnsi="宋体" w:hint="eastAsia"/>
          <w:b/>
          <w:sz w:val="32"/>
        </w:rPr>
        <w:t>后续其它系统计费业务需求支持说明</w:t>
      </w:r>
    </w:p>
    <w:p w14:paraId="617FEB7A" w14:textId="77777777" w:rsidR="00F37DEE" w:rsidRPr="00673E06" w:rsidRDefault="00F37DEE" w:rsidP="00F37DEE">
      <w:pPr>
        <w:ind w:rightChars="-500" w:right="-1050"/>
        <w:jc w:val="left"/>
        <w:rPr>
          <w:rFonts w:ascii="宋体" w:eastAsia="宋体" w:hAnsi="宋体"/>
          <w:sz w:val="22"/>
        </w:rPr>
      </w:pPr>
      <w:r w:rsidRPr="00673E06">
        <w:rPr>
          <w:rFonts w:ascii="宋体" w:eastAsia="宋体" w:hAnsi="宋体" w:hint="eastAsia"/>
          <w:sz w:val="22"/>
        </w:rPr>
        <w:t xml:space="preserve"> </w:t>
      </w:r>
      <w:r w:rsidRPr="00673E06">
        <w:rPr>
          <w:rFonts w:ascii="宋体" w:eastAsia="宋体" w:hAnsi="宋体"/>
          <w:sz w:val="22"/>
        </w:rPr>
        <w:t xml:space="preserve">   </w:t>
      </w:r>
      <w:r w:rsidRPr="00673E06">
        <w:rPr>
          <w:rFonts w:ascii="宋体" w:eastAsia="宋体" w:hAnsi="宋体" w:hint="eastAsia"/>
          <w:sz w:val="22"/>
        </w:rPr>
        <w:t>针对后续营销</w:t>
      </w:r>
      <w:proofErr w:type="gramStart"/>
      <w:r w:rsidRPr="00673E06">
        <w:rPr>
          <w:rFonts w:ascii="宋体" w:eastAsia="宋体" w:hAnsi="宋体" w:hint="eastAsia"/>
          <w:sz w:val="22"/>
        </w:rPr>
        <w:t>域存在</w:t>
      </w:r>
      <w:proofErr w:type="gramEnd"/>
      <w:r w:rsidRPr="00673E06">
        <w:rPr>
          <w:rFonts w:ascii="宋体" w:eastAsia="宋体" w:hAnsi="宋体" w:hint="eastAsia"/>
          <w:sz w:val="22"/>
        </w:rPr>
        <w:t>其它系统需要进行计费的需求，通过对当前设计的系统功能进行一定的数据配置，接入系统进行一定的系统功能改造，即可满足要求，具体实现步骤如下：</w:t>
      </w:r>
    </w:p>
    <w:p w14:paraId="0D08B462" w14:textId="147B2990" w:rsidR="00100915" w:rsidRPr="00673E06" w:rsidRDefault="00AD2741"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账户</w:t>
      </w:r>
      <w:proofErr w:type="gramStart"/>
      <w:r w:rsidRPr="00673E06">
        <w:rPr>
          <w:rFonts w:ascii="宋体" w:eastAsia="宋体" w:hAnsi="宋体" w:hint="eastAsia"/>
          <w:b/>
          <w:sz w:val="28"/>
        </w:rPr>
        <w:t>开通类</w:t>
      </w:r>
      <w:r w:rsidR="00100915" w:rsidRPr="00673E06">
        <w:rPr>
          <w:rFonts w:ascii="宋体" w:eastAsia="宋体" w:hAnsi="宋体" w:hint="eastAsia"/>
          <w:b/>
          <w:sz w:val="28"/>
        </w:rPr>
        <w:t>计费</w:t>
      </w:r>
      <w:proofErr w:type="gramEnd"/>
      <w:r w:rsidR="00100915" w:rsidRPr="00673E06">
        <w:rPr>
          <w:rFonts w:ascii="宋体" w:eastAsia="宋体" w:hAnsi="宋体" w:hint="eastAsia"/>
          <w:b/>
          <w:sz w:val="28"/>
        </w:rPr>
        <w:t>代码注册</w:t>
      </w:r>
    </w:p>
    <w:p w14:paraId="228627C7" w14:textId="631E81C7" w:rsidR="00100915" w:rsidRPr="00673E06" w:rsidRDefault="00100915" w:rsidP="00F965AA">
      <w:pPr>
        <w:ind w:rightChars="-500" w:right="-1050" w:firstLineChars="200" w:firstLine="440"/>
        <w:jc w:val="left"/>
        <w:rPr>
          <w:rFonts w:ascii="宋体" w:eastAsia="宋体" w:hAnsi="宋体"/>
          <w:sz w:val="22"/>
        </w:rPr>
      </w:pPr>
      <w:r w:rsidRPr="00673E06">
        <w:rPr>
          <w:rFonts w:ascii="宋体" w:eastAsia="宋体" w:hAnsi="宋体" w:hint="eastAsia"/>
          <w:sz w:val="22"/>
        </w:rPr>
        <w:t>针对新接入到通用营销计费功能的业务系统，如果需要建立专属的计费账户，则需要在数据字典中新增对应的计费账户类型，然后</w:t>
      </w:r>
      <w:r w:rsidR="00AD2741" w:rsidRPr="00673E06">
        <w:rPr>
          <w:rFonts w:ascii="宋体" w:eastAsia="宋体" w:hAnsi="宋体" w:hint="eastAsia"/>
          <w:sz w:val="22"/>
        </w:rPr>
        <w:t>在</w:t>
      </w:r>
      <w:r w:rsidRPr="00673E06">
        <w:rPr>
          <w:rFonts w:ascii="宋体" w:eastAsia="宋体" w:hAnsi="宋体" w:hint="eastAsia"/>
          <w:sz w:val="22"/>
        </w:rPr>
        <w:t>该计费账户类型下新增对应的计费代码，具体支撑方案如下：</w:t>
      </w:r>
    </w:p>
    <w:p w14:paraId="6CDA61C7" w14:textId="2BB0F0FB" w:rsidR="00AD2741" w:rsidRPr="00BC77C5" w:rsidRDefault="00AD2741" w:rsidP="0059677D">
      <w:pPr>
        <w:pStyle w:val="a3"/>
        <w:numPr>
          <w:ilvl w:val="0"/>
          <w:numId w:val="31"/>
        </w:numPr>
        <w:ind w:rightChars="-500" w:right="-1050" w:firstLineChars="0"/>
        <w:jc w:val="left"/>
        <w:rPr>
          <w:rFonts w:ascii="宋体" w:eastAsia="宋体" w:hAnsi="宋体"/>
          <w:sz w:val="24"/>
          <w:szCs w:val="24"/>
        </w:rPr>
      </w:pPr>
      <w:r w:rsidRPr="00BC77C5">
        <w:rPr>
          <w:rFonts w:ascii="宋体" w:eastAsia="宋体" w:hAnsi="宋体" w:hint="eastAsia"/>
          <w:sz w:val="24"/>
          <w:szCs w:val="24"/>
        </w:rPr>
        <w:t>在计费账户类型数据字典中，增加针对新接入系统的计费账户类型；</w:t>
      </w:r>
    </w:p>
    <w:p w14:paraId="3E198E39" w14:textId="21CE4F23" w:rsidR="00AD2741" w:rsidRPr="00BC77C5" w:rsidRDefault="00AD2741" w:rsidP="0059677D">
      <w:pPr>
        <w:pStyle w:val="a3"/>
        <w:numPr>
          <w:ilvl w:val="0"/>
          <w:numId w:val="31"/>
        </w:numPr>
        <w:ind w:rightChars="-500" w:right="-1050" w:firstLineChars="0"/>
        <w:jc w:val="left"/>
        <w:rPr>
          <w:rFonts w:ascii="宋体" w:eastAsia="宋体" w:hAnsi="宋体"/>
          <w:sz w:val="24"/>
          <w:szCs w:val="24"/>
        </w:rPr>
      </w:pPr>
      <w:r w:rsidRPr="00BC77C5">
        <w:rPr>
          <w:rFonts w:ascii="宋体" w:eastAsia="宋体" w:hAnsi="宋体" w:hint="eastAsia"/>
          <w:sz w:val="24"/>
          <w:szCs w:val="24"/>
        </w:rPr>
        <w:t>在计费项目注册管理功能的新增计费项目功能中，新增该计费账户类型对应的账户开通；</w:t>
      </w:r>
    </w:p>
    <w:p w14:paraId="02BEABB7" w14:textId="312A40F3" w:rsidR="009C4D6D" w:rsidRPr="00BC77C5" w:rsidRDefault="009C4D6D" w:rsidP="0059677D">
      <w:pPr>
        <w:pStyle w:val="a3"/>
        <w:numPr>
          <w:ilvl w:val="0"/>
          <w:numId w:val="31"/>
        </w:numPr>
        <w:ind w:rightChars="-500" w:right="-1050" w:firstLineChars="0"/>
        <w:jc w:val="left"/>
        <w:rPr>
          <w:rFonts w:ascii="宋体" w:eastAsia="宋体" w:hAnsi="宋体"/>
          <w:sz w:val="24"/>
          <w:szCs w:val="24"/>
        </w:rPr>
      </w:pPr>
      <w:r w:rsidRPr="00BC77C5">
        <w:rPr>
          <w:rFonts w:ascii="宋体" w:eastAsia="宋体" w:hAnsi="宋体" w:hint="eastAsia"/>
          <w:sz w:val="24"/>
          <w:szCs w:val="24"/>
        </w:rPr>
        <w:t>根据新增计费账户类型对应的账户开通流程与要求，确定是否调整对应业务流程——“</w:t>
      </w:r>
      <w:r w:rsidRPr="00BC77C5">
        <w:rPr>
          <w:rFonts w:ascii="宋体" w:eastAsia="宋体" w:hAnsi="宋体"/>
          <w:sz w:val="24"/>
          <w:szCs w:val="24"/>
        </w:rPr>
        <w:t>2.2、其它计费账户/功能开通流程</w:t>
      </w:r>
      <w:r w:rsidRPr="00BC77C5">
        <w:rPr>
          <w:rFonts w:ascii="宋体" w:eastAsia="宋体" w:hAnsi="宋体" w:hint="eastAsia"/>
          <w:sz w:val="24"/>
          <w:szCs w:val="24"/>
        </w:rPr>
        <w:t>”。</w:t>
      </w:r>
    </w:p>
    <w:p w14:paraId="2C042379" w14:textId="10B9A79F" w:rsidR="00AD2741" w:rsidRPr="00673E06" w:rsidRDefault="00AD2741"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非账户</w:t>
      </w:r>
      <w:proofErr w:type="gramStart"/>
      <w:r w:rsidRPr="00673E06">
        <w:rPr>
          <w:rFonts w:ascii="宋体" w:eastAsia="宋体" w:hAnsi="宋体" w:hint="eastAsia"/>
          <w:b/>
          <w:sz w:val="28"/>
        </w:rPr>
        <w:t>开通类计费</w:t>
      </w:r>
      <w:proofErr w:type="gramEnd"/>
      <w:r w:rsidRPr="00673E06">
        <w:rPr>
          <w:rFonts w:ascii="宋体" w:eastAsia="宋体" w:hAnsi="宋体" w:hint="eastAsia"/>
          <w:b/>
          <w:sz w:val="28"/>
        </w:rPr>
        <w:t>代码注册</w:t>
      </w:r>
    </w:p>
    <w:p w14:paraId="67FAEC74" w14:textId="315A361A" w:rsidR="00F37DEE" w:rsidRPr="00BC77C5" w:rsidRDefault="00F37DEE" w:rsidP="0059677D">
      <w:pPr>
        <w:pStyle w:val="a3"/>
        <w:numPr>
          <w:ilvl w:val="0"/>
          <w:numId w:val="34"/>
        </w:numPr>
        <w:ind w:rightChars="-500" w:right="-1050" w:firstLineChars="0"/>
        <w:jc w:val="left"/>
        <w:rPr>
          <w:rFonts w:ascii="宋体" w:eastAsia="宋体" w:hAnsi="宋体"/>
          <w:sz w:val="24"/>
          <w:szCs w:val="24"/>
        </w:rPr>
      </w:pPr>
      <w:r w:rsidRPr="00BC77C5">
        <w:rPr>
          <w:rFonts w:ascii="宋体" w:eastAsia="宋体" w:hAnsi="宋体" w:hint="eastAsia"/>
          <w:sz w:val="24"/>
          <w:szCs w:val="24"/>
        </w:rPr>
        <w:t>针对需要接入计费的外部系统，由系统管理员操作计费项目注册管理功能，完成对应的计费代码和计费标准的注册管理；</w:t>
      </w:r>
    </w:p>
    <w:p w14:paraId="204DFB0E" w14:textId="27A84518" w:rsidR="00F37DEE" w:rsidRPr="00BC77C5" w:rsidRDefault="00F37DEE" w:rsidP="0059677D">
      <w:pPr>
        <w:pStyle w:val="a3"/>
        <w:numPr>
          <w:ilvl w:val="0"/>
          <w:numId w:val="34"/>
        </w:numPr>
        <w:ind w:rightChars="-500" w:right="-1050" w:firstLineChars="0"/>
        <w:jc w:val="left"/>
        <w:rPr>
          <w:rFonts w:ascii="宋体" w:eastAsia="宋体" w:hAnsi="宋体"/>
          <w:sz w:val="24"/>
          <w:szCs w:val="24"/>
        </w:rPr>
      </w:pPr>
      <w:r w:rsidRPr="00BC77C5">
        <w:rPr>
          <w:rFonts w:ascii="宋体" w:eastAsia="宋体" w:hAnsi="宋体" w:hint="eastAsia"/>
          <w:sz w:val="24"/>
          <w:szCs w:val="24"/>
        </w:rPr>
        <w:t>当新接入的外部系统的计费项目分类与当前系统默认值不一致时，通过</w:t>
      </w:r>
      <w:r w:rsidR="00A72A8C" w:rsidRPr="00BC77C5">
        <w:rPr>
          <w:rFonts w:ascii="宋体" w:eastAsia="宋体" w:hAnsi="宋体" w:hint="eastAsia"/>
          <w:sz w:val="24"/>
          <w:szCs w:val="24"/>
        </w:rPr>
        <w:t>数据字典中</w:t>
      </w:r>
      <w:r w:rsidRPr="00BC77C5">
        <w:rPr>
          <w:rFonts w:ascii="宋体" w:eastAsia="宋体" w:hAnsi="宋体" w:hint="eastAsia"/>
          <w:sz w:val="24"/>
          <w:szCs w:val="24"/>
        </w:rPr>
        <w:t>增加计费功能的分类、子分类的</w:t>
      </w:r>
      <w:proofErr w:type="gramStart"/>
      <w:r w:rsidRPr="00BC77C5">
        <w:rPr>
          <w:rFonts w:ascii="宋体" w:eastAsia="宋体" w:hAnsi="宋体" w:hint="eastAsia"/>
          <w:sz w:val="24"/>
          <w:szCs w:val="24"/>
        </w:rPr>
        <w:t>枚举值</w:t>
      </w:r>
      <w:proofErr w:type="gramEnd"/>
      <w:r w:rsidRPr="00BC77C5">
        <w:rPr>
          <w:rFonts w:ascii="宋体" w:eastAsia="宋体" w:hAnsi="宋体" w:hint="eastAsia"/>
          <w:sz w:val="24"/>
          <w:szCs w:val="24"/>
        </w:rPr>
        <w:t>来实现区分；</w:t>
      </w:r>
    </w:p>
    <w:p w14:paraId="017BE935" w14:textId="5A075913" w:rsidR="00716E5C" w:rsidRPr="00673E06" w:rsidRDefault="00716E5C"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lastRenderedPageBreak/>
        <w:t>全集团计费</w:t>
      </w:r>
      <w:proofErr w:type="gramStart"/>
      <w:r w:rsidRPr="00673E06">
        <w:rPr>
          <w:rFonts w:ascii="宋体" w:eastAsia="宋体" w:hAnsi="宋体" w:hint="eastAsia"/>
          <w:b/>
          <w:sz w:val="28"/>
        </w:rPr>
        <w:t>项目扣费清单</w:t>
      </w:r>
      <w:proofErr w:type="gramEnd"/>
      <w:r w:rsidR="005F03B6" w:rsidRPr="00673E06">
        <w:rPr>
          <w:rFonts w:ascii="宋体" w:eastAsia="宋体" w:hAnsi="宋体" w:hint="eastAsia"/>
          <w:b/>
          <w:sz w:val="28"/>
        </w:rPr>
        <w:t>管理功能改造说明</w:t>
      </w:r>
    </w:p>
    <w:p w14:paraId="66F12376" w14:textId="7ABE6573" w:rsidR="005F03B6" w:rsidRPr="00673E06" w:rsidRDefault="00D20294" w:rsidP="00D20294">
      <w:pPr>
        <w:ind w:rightChars="-500" w:right="-1050" w:firstLineChars="200" w:firstLine="440"/>
        <w:jc w:val="left"/>
        <w:rPr>
          <w:rFonts w:ascii="宋体" w:eastAsia="宋体" w:hAnsi="宋体"/>
          <w:sz w:val="22"/>
        </w:rPr>
      </w:pPr>
      <w:r w:rsidRPr="00673E06">
        <w:rPr>
          <w:rFonts w:ascii="宋体" w:eastAsia="宋体" w:hAnsi="宋体" w:hint="eastAsia"/>
          <w:sz w:val="22"/>
        </w:rPr>
        <w:t>优化现有的全集团计费</w:t>
      </w:r>
      <w:proofErr w:type="gramStart"/>
      <w:r w:rsidRPr="00673E06">
        <w:rPr>
          <w:rFonts w:ascii="宋体" w:eastAsia="宋体" w:hAnsi="宋体" w:hint="eastAsia"/>
          <w:sz w:val="22"/>
        </w:rPr>
        <w:t>项目扣费清单</w:t>
      </w:r>
      <w:proofErr w:type="gramEnd"/>
      <w:r w:rsidRPr="00673E06">
        <w:rPr>
          <w:rFonts w:ascii="宋体" w:eastAsia="宋体" w:hAnsi="宋体" w:hint="eastAsia"/>
          <w:sz w:val="22"/>
        </w:rPr>
        <w:t>管理功能的</w:t>
      </w:r>
      <w:proofErr w:type="gramStart"/>
      <w:r w:rsidRPr="00673E06">
        <w:rPr>
          <w:rFonts w:ascii="宋体" w:eastAsia="宋体" w:hAnsi="宋体" w:hint="eastAsia"/>
          <w:sz w:val="22"/>
        </w:rPr>
        <w:t>导入扣费结</w:t>
      </w:r>
      <w:proofErr w:type="gramEnd"/>
      <w:r w:rsidRPr="00673E06">
        <w:rPr>
          <w:rFonts w:ascii="宋体" w:eastAsia="宋体" w:hAnsi="宋体" w:hint="eastAsia"/>
          <w:sz w:val="22"/>
        </w:rPr>
        <w:t>果处理逻辑，实现根据导入</w:t>
      </w:r>
      <w:proofErr w:type="gramStart"/>
      <w:r w:rsidRPr="00673E06">
        <w:rPr>
          <w:rFonts w:ascii="宋体" w:eastAsia="宋体" w:hAnsi="宋体" w:hint="eastAsia"/>
          <w:sz w:val="22"/>
        </w:rPr>
        <w:t>的扣费结</w:t>
      </w:r>
      <w:proofErr w:type="gramEnd"/>
      <w:r w:rsidRPr="00673E06">
        <w:rPr>
          <w:rFonts w:ascii="宋体" w:eastAsia="宋体" w:hAnsi="宋体" w:hint="eastAsia"/>
          <w:sz w:val="22"/>
        </w:rPr>
        <w:t>果，调用其它计费系统对应的计费项目开通接口，实现对应的计费项目在该计费系统的开通。</w:t>
      </w:r>
    </w:p>
    <w:p w14:paraId="6AA5048D" w14:textId="56C02E8E" w:rsidR="00F37DEE" w:rsidRPr="00673E06" w:rsidRDefault="00E76A6A" w:rsidP="00D01448">
      <w:pPr>
        <w:pStyle w:val="a3"/>
        <w:numPr>
          <w:ilvl w:val="3"/>
          <w:numId w:val="1"/>
        </w:numPr>
        <w:ind w:left="284" w:firstLineChars="0" w:firstLine="0"/>
        <w:outlineLvl w:val="3"/>
        <w:rPr>
          <w:rFonts w:ascii="宋体" w:eastAsia="宋体" w:hAnsi="宋体"/>
          <w:b/>
          <w:sz w:val="28"/>
        </w:rPr>
      </w:pPr>
      <w:r w:rsidRPr="00673E06">
        <w:rPr>
          <w:rFonts w:ascii="宋体" w:eastAsia="宋体" w:hAnsi="宋体" w:hint="eastAsia"/>
          <w:b/>
          <w:sz w:val="28"/>
        </w:rPr>
        <w:t>外部计费系统</w:t>
      </w:r>
      <w:r w:rsidR="00F37DEE" w:rsidRPr="00673E06">
        <w:rPr>
          <w:rFonts w:ascii="宋体" w:eastAsia="宋体" w:hAnsi="宋体" w:hint="eastAsia"/>
          <w:b/>
          <w:sz w:val="28"/>
        </w:rPr>
        <w:t>接入计费功能改造说明</w:t>
      </w:r>
    </w:p>
    <w:p w14:paraId="57AC8577" w14:textId="77777777" w:rsidR="00F37DEE" w:rsidRPr="00BC77C5" w:rsidRDefault="00F37DEE" w:rsidP="0059677D">
      <w:pPr>
        <w:pStyle w:val="a3"/>
        <w:numPr>
          <w:ilvl w:val="0"/>
          <w:numId w:val="32"/>
        </w:numPr>
        <w:ind w:rightChars="-500" w:right="-1050" w:firstLineChars="0"/>
        <w:jc w:val="left"/>
        <w:rPr>
          <w:rFonts w:ascii="宋体" w:eastAsia="宋体" w:hAnsi="宋体"/>
          <w:sz w:val="24"/>
          <w:szCs w:val="24"/>
        </w:rPr>
      </w:pPr>
      <w:r w:rsidRPr="00BC77C5">
        <w:rPr>
          <w:rFonts w:ascii="宋体" w:eastAsia="宋体" w:hAnsi="宋体" w:hint="eastAsia"/>
          <w:sz w:val="24"/>
          <w:szCs w:val="24"/>
        </w:rPr>
        <w:t>参见营销报价功能优化需求对应计费功能对接需求说明，外部系统即可外城计费功能接入。</w:t>
      </w:r>
    </w:p>
    <w:p w14:paraId="761E488E" w14:textId="77777777" w:rsidR="002E3862" w:rsidRPr="00673E06" w:rsidRDefault="002E3862" w:rsidP="00814F2B">
      <w:pPr>
        <w:rPr>
          <w:rFonts w:ascii="宋体" w:eastAsia="宋体" w:hAnsi="宋体"/>
        </w:rPr>
      </w:pPr>
    </w:p>
    <w:sectPr w:rsidR="002E3862" w:rsidRPr="00673E0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ewen" w:date="2019-01-17T16:16:00Z" w:initials="T">
    <w:p w14:paraId="152746CF" w14:textId="0D4F599A" w:rsidR="00D14C8F" w:rsidRDefault="00D14C8F">
      <w:pPr>
        <w:pStyle w:val="a5"/>
      </w:pPr>
      <w:r>
        <w:rPr>
          <w:rStyle w:val="a4"/>
        </w:rPr>
        <w:annotationRef/>
      </w:r>
      <w:r>
        <w:rPr>
          <w:rFonts w:hint="eastAsia"/>
        </w:rPr>
        <w:t>K</w:t>
      </w:r>
      <w:r>
        <w:t>3</w:t>
      </w:r>
      <w:r>
        <w:rPr>
          <w:rFonts w:hint="eastAsia"/>
        </w:rPr>
        <w:t>接口用途已确定，接口参数需根据概要设计阶段成果调整。</w:t>
      </w:r>
    </w:p>
  </w:comment>
  <w:comment w:id="4" w:author="Tewen" w:date="2019-01-21T15:43:00Z" w:initials="T">
    <w:p w14:paraId="72145DAB" w14:textId="779B3106" w:rsidR="00D14C8F" w:rsidRPr="00143ABC" w:rsidRDefault="00D14C8F">
      <w:pPr>
        <w:pStyle w:val="a5"/>
      </w:pPr>
      <w:r>
        <w:rPr>
          <w:rStyle w:val="a4"/>
        </w:rPr>
        <w:annotationRef/>
      </w:r>
      <w:r>
        <w:rPr>
          <w:rFonts w:hint="eastAsia"/>
        </w:rPr>
        <w:t>本期项目暂不实现</w:t>
      </w:r>
    </w:p>
  </w:comment>
  <w:comment w:id="5" w:author="Tewen" w:date="2019-01-14T19:52:00Z" w:initials="T">
    <w:p w14:paraId="64274101" w14:textId="60751972" w:rsidR="00D14C8F" w:rsidRDefault="00D14C8F">
      <w:pPr>
        <w:pStyle w:val="a5"/>
      </w:pPr>
      <w:r>
        <w:rPr>
          <w:rStyle w:val="a4"/>
        </w:rPr>
        <w:annotationRef/>
      </w:r>
      <w:r>
        <w:rPr>
          <w:rFonts w:hint="eastAsia"/>
        </w:rPr>
        <w:t>细化K</w:t>
      </w:r>
      <w:r>
        <w:t>3</w:t>
      </w:r>
      <w:r>
        <w:rPr>
          <w:rFonts w:hint="eastAsia"/>
        </w:rPr>
        <w:t>账户的查询入参（一个经销商多个K</w:t>
      </w:r>
      <w:r>
        <w:t xml:space="preserve">3 </w:t>
      </w:r>
      <w:r>
        <w:rPr>
          <w:rFonts w:hint="eastAsia"/>
        </w:rPr>
        <w:t>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2746CF" w15:done="0"/>
  <w15:commentEx w15:paraId="72145DAB" w15:done="0"/>
  <w15:commentEx w15:paraId="64274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746CF" w16cid:durableId="1FEB28EF"/>
  <w16cid:commentId w16cid:paraId="72145DAB" w16cid:durableId="1FF06720"/>
  <w16cid:commentId w16cid:paraId="64274101" w16cid:durableId="1FE766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6B38A" w14:textId="77777777" w:rsidR="00B80608" w:rsidRDefault="00B80608" w:rsidP="00EC6E2C">
      <w:r>
        <w:separator/>
      </w:r>
    </w:p>
  </w:endnote>
  <w:endnote w:type="continuationSeparator" w:id="0">
    <w:p w14:paraId="7EBC411C" w14:textId="77777777" w:rsidR="00B80608" w:rsidRDefault="00B80608" w:rsidP="00EC6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7C98C" w14:textId="77777777" w:rsidR="00B80608" w:rsidRDefault="00B80608" w:rsidP="00EC6E2C">
      <w:r>
        <w:separator/>
      </w:r>
    </w:p>
  </w:footnote>
  <w:footnote w:type="continuationSeparator" w:id="0">
    <w:p w14:paraId="35AD0BB1" w14:textId="77777777" w:rsidR="00B80608" w:rsidRDefault="00B80608" w:rsidP="00EC6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823"/>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1" w15:restartNumberingAfterBreak="0">
    <w:nsid w:val="029F32C0"/>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2" w15:restartNumberingAfterBreak="0">
    <w:nsid w:val="03DB26E3"/>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 w15:restartNumberingAfterBreak="0">
    <w:nsid w:val="04393172"/>
    <w:multiLevelType w:val="hybridMultilevel"/>
    <w:tmpl w:val="5D2CFE0C"/>
    <w:lvl w:ilvl="0" w:tplc="8E56E968">
      <w:start w:val="1"/>
      <w:numFmt w:val="bullet"/>
      <w:lvlText w:val=""/>
      <w:lvlJc w:val="left"/>
      <w:pPr>
        <w:ind w:left="2165" w:hanging="420"/>
      </w:pPr>
      <w:rPr>
        <w:rFonts w:ascii="Wingdings" w:hAnsi="Wingdings" w:hint="default"/>
      </w:rPr>
    </w:lvl>
    <w:lvl w:ilvl="1" w:tplc="04090003" w:tentative="1">
      <w:start w:val="1"/>
      <w:numFmt w:val="bullet"/>
      <w:lvlText w:val=""/>
      <w:lvlJc w:val="left"/>
      <w:pPr>
        <w:ind w:left="2585" w:hanging="420"/>
      </w:pPr>
      <w:rPr>
        <w:rFonts w:ascii="Wingdings" w:hAnsi="Wingdings" w:hint="default"/>
      </w:rPr>
    </w:lvl>
    <w:lvl w:ilvl="2" w:tplc="04090005" w:tentative="1">
      <w:start w:val="1"/>
      <w:numFmt w:val="bullet"/>
      <w:lvlText w:val=""/>
      <w:lvlJc w:val="left"/>
      <w:pPr>
        <w:ind w:left="3005" w:hanging="420"/>
      </w:pPr>
      <w:rPr>
        <w:rFonts w:ascii="Wingdings" w:hAnsi="Wingdings" w:hint="default"/>
      </w:rPr>
    </w:lvl>
    <w:lvl w:ilvl="3" w:tplc="04090001" w:tentative="1">
      <w:start w:val="1"/>
      <w:numFmt w:val="bullet"/>
      <w:lvlText w:val=""/>
      <w:lvlJc w:val="left"/>
      <w:pPr>
        <w:ind w:left="3425" w:hanging="420"/>
      </w:pPr>
      <w:rPr>
        <w:rFonts w:ascii="Wingdings" w:hAnsi="Wingdings" w:hint="default"/>
      </w:rPr>
    </w:lvl>
    <w:lvl w:ilvl="4" w:tplc="04090003" w:tentative="1">
      <w:start w:val="1"/>
      <w:numFmt w:val="bullet"/>
      <w:lvlText w:val=""/>
      <w:lvlJc w:val="left"/>
      <w:pPr>
        <w:ind w:left="3845" w:hanging="420"/>
      </w:pPr>
      <w:rPr>
        <w:rFonts w:ascii="Wingdings" w:hAnsi="Wingdings" w:hint="default"/>
      </w:rPr>
    </w:lvl>
    <w:lvl w:ilvl="5" w:tplc="04090005" w:tentative="1">
      <w:start w:val="1"/>
      <w:numFmt w:val="bullet"/>
      <w:lvlText w:val=""/>
      <w:lvlJc w:val="left"/>
      <w:pPr>
        <w:ind w:left="4265" w:hanging="420"/>
      </w:pPr>
      <w:rPr>
        <w:rFonts w:ascii="Wingdings" w:hAnsi="Wingdings" w:hint="default"/>
      </w:rPr>
    </w:lvl>
    <w:lvl w:ilvl="6" w:tplc="04090001" w:tentative="1">
      <w:start w:val="1"/>
      <w:numFmt w:val="bullet"/>
      <w:lvlText w:val=""/>
      <w:lvlJc w:val="left"/>
      <w:pPr>
        <w:ind w:left="4685" w:hanging="420"/>
      </w:pPr>
      <w:rPr>
        <w:rFonts w:ascii="Wingdings" w:hAnsi="Wingdings" w:hint="default"/>
      </w:rPr>
    </w:lvl>
    <w:lvl w:ilvl="7" w:tplc="04090003" w:tentative="1">
      <w:start w:val="1"/>
      <w:numFmt w:val="bullet"/>
      <w:lvlText w:val=""/>
      <w:lvlJc w:val="left"/>
      <w:pPr>
        <w:ind w:left="5105" w:hanging="420"/>
      </w:pPr>
      <w:rPr>
        <w:rFonts w:ascii="Wingdings" w:hAnsi="Wingdings" w:hint="default"/>
      </w:rPr>
    </w:lvl>
    <w:lvl w:ilvl="8" w:tplc="04090005" w:tentative="1">
      <w:start w:val="1"/>
      <w:numFmt w:val="bullet"/>
      <w:lvlText w:val=""/>
      <w:lvlJc w:val="left"/>
      <w:pPr>
        <w:ind w:left="5525" w:hanging="420"/>
      </w:pPr>
      <w:rPr>
        <w:rFonts w:ascii="Wingdings" w:hAnsi="Wingdings" w:hint="default"/>
      </w:rPr>
    </w:lvl>
  </w:abstractNum>
  <w:abstractNum w:abstractNumId="4" w15:restartNumberingAfterBreak="0">
    <w:nsid w:val="09DC6A09"/>
    <w:multiLevelType w:val="hybridMultilevel"/>
    <w:tmpl w:val="12B04E9E"/>
    <w:lvl w:ilvl="0" w:tplc="ADF2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8841EB"/>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6" w15:restartNumberingAfterBreak="0">
    <w:nsid w:val="0B0D2C01"/>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7" w15:restartNumberingAfterBreak="0">
    <w:nsid w:val="0E1D227E"/>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8" w15:restartNumberingAfterBreak="0">
    <w:nsid w:val="100C3F32"/>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9" w15:restartNumberingAfterBreak="0">
    <w:nsid w:val="11BF6F17"/>
    <w:multiLevelType w:val="hybridMultilevel"/>
    <w:tmpl w:val="86DABA6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14CE6107"/>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11" w15:restartNumberingAfterBreak="0">
    <w:nsid w:val="15F163B0"/>
    <w:multiLevelType w:val="hybridMultilevel"/>
    <w:tmpl w:val="37366CD0"/>
    <w:lvl w:ilvl="0" w:tplc="8E56E968">
      <w:start w:val="1"/>
      <w:numFmt w:val="bullet"/>
      <w:lvlText w:val=""/>
      <w:lvlJc w:val="left"/>
      <w:pPr>
        <w:ind w:left="2165" w:hanging="420"/>
      </w:pPr>
      <w:rPr>
        <w:rFonts w:ascii="Wingdings" w:hAnsi="Wingdings" w:hint="default"/>
      </w:rPr>
    </w:lvl>
    <w:lvl w:ilvl="1" w:tplc="04090003" w:tentative="1">
      <w:start w:val="1"/>
      <w:numFmt w:val="bullet"/>
      <w:lvlText w:val=""/>
      <w:lvlJc w:val="left"/>
      <w:pPr>
        <w:ind w:left="2585" w:hanging="420"/>
      </w:pPr>
      <w:rPr>
        <w:rFonts w:ascii="Wingdings" w:hAnsi="Wingdings" w:hint="default"/>
      </w:rPr>
    </w:lvl>
    <w:lvl w:ilvl="2" w:tplc="04090005" w:tentative="1">
      <w:start w:val="1"/>
      <w:numFmt w:val="bullet"/>
      <w:lvlText w:val=""/>
      <w:lvlJc w:val="left"/>
      <w:pPr>
        <w:ind w:left="3005" w:hanging="420"/>
      </w:pPr>
      <w:rPr>
        <w:rFonts w:ascii="Wingdings" w:hAnsi="Wingdings" w:hint="default"/>
      </w:rPr>
    </w:lvl>
    <w:lvl w:ilvl="3" w:tplc="04090001" w:tentative="1">
      <w:start w:val="1"/>
      <w:numFmt w:val="bullet"/>
      <w:lvlText w:val=""/>
      <w:lvlJc w:val="left"/>
      <w:pPr>
        <w:ind w:left="3425" w:hanging="420"/>
      </w:pPr>
      <w:rPr>
        <w:rFonts w:ascii="Wingdings" w:hAnsi="Wingdings" w:hint="default"/>
      </w:rPr>
    </w:lvl>
    <w:lvl w:ilvl="4" w:tplc="04090003" w:tentative="1">
      <w:start w:val="1"/>
      <w:numFmt w:val="bullet"/>
      <w:lvlText w:val=""/>
      <w:lvlJc w:val="left"/>
      <w:pPr>
        <w:ind w:left="3845" w:hanging="420"/>
      </w:pPr>
      <w:rPr>
        <w:rFonts w:ascii="Wingdings" w:hAnsi="Wingdings" w:hint="default"/>
      </w:rPr>
    </w:lvl>
    <w:lvl w:ilvl="5" w:tplc="04090005" w:tentative="1">
      <w:start w:val="1"/>
      <w:numFmt w:val="bullet"/>
      <w:lvlText w:val=""/>
      <w:lvlJc w:val="left"/>
      <w:pPr>
        <w:ind w:left="4265" w:hanging="420"/>
      </w:pPr>
      <w:rPr>
        <w:rFonts w:ascii="Wingdings" w:hAnsi="Wingdings" w:hint="default"/>
      </w:rPr>
    </w:lvl>
    <w:lvl w:ilvl="6" w:tplc="04090001" w:tentative="1">
      <w:start w:val="1"/>
      <w:numFmt w:val="bullet"/>
      <w:lvlText w:val=""/>
      <w:lvlJc w:val="left"/>
      <w:pPr>
        <w:ind w:left="4685" w:hanging="420"/>
      </w:pPr>
      <w:rPr>
        <w:rFonts w:ascii="Wingdings" w:hAnsi="Wingdings" w:hint="default"/>
      </w:rPr>
    </w:lvl>
    <w:lvl w:ilvl="7" w:tplc="04090003" w:tentative="1">
      <w:start w:val="1"/>
      <w:numFmt w:val="bullet"/>
      <w:lvlText w:val=""/>
      <w:lvlJc w:val="left"/>
      <w:pPr>
        <w:ind w:left="5105" w:hanging="420"/>
      </w:pPr>
      <w:rPr>
        <w:rFonts w:ascii="Wingdings" w:hAnsi="Wingdings" w:hint="default"/>
      </w:rPr>
    </w:lvl>
    <w:lvl w:ilvl="8" w:tplc="04090005" w:tentative="1">
      <w:start w:val="1"/>
      <w:numFmt w:val="bullet"/>
      <w:lvlText w:val=""/>
      <w:lvlJc w:val="left"/>
      <w:pPr>
        <w:ind w:left="5525" w:hanging="420"/>
      </w:pPr>
      <w:rPr>
        <w:rFonts w:ascii="Wingdings" w:hAnsi="Wingdings" w:hint="default"/>
      </w:rPr>
    </w:lvl>
  </w:abstractNum>
  <w:abstractNum w:abstractNumId="12" w15:restartNumberingAfterBreak="0">
    <w:nsid w:val="15F62F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6E500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76A609A"/>
    <w:multiLevelType w:val="multilevel"/>
    <w:tmpl w:val="02001F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3828"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1C163F5A"/>
    <w:multiLevelType w:val="hybridMultilevel"/>
    <w:tmpl w:val="12B04E9E"/>
    <w:lvl w:ilvl="0" w:tplc="ADF2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941019"/>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17" w15:restartNumberingAfterBreak="0">
    <w:nsid w:val="1EE86A17"/>
    <w:multiLevelType w:val="hybridMultilevel"/>
    <w:tmpl w:val="13D095BC"/>
    <w:lvl w:ilvl="0" w:tplc="AE685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7B5AB8"/>
    <w:multiLevelType w:val="hybridMultilevel"/>
    <w:tmpl w:val="007E4572"/>
    <w:lvl w:ilvl="0" w:tplc="8E56E96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1FE66ACD"/>
    <w:multiLevelType w:val="hybridMultilevel"/>
    <w:tmpl w:val="1D0251A8"/>
    <w:lvl w:ilvl="0" w:tplc="4A2CC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1846C3B"/>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21" w15:restartNumberingAfterBreak="0">
    <w:nsid w:val="22F25271"/>
    <w:multiLevelType w:val="hybridMultilevel"/>
    <w:tmpl w:val="12B04E9E"/>
    <w:lvl w:ilvl="0" w:tplc="ADF2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22279E"/>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23" w15:restartNumberingAfterBreak="0">
    <w:nsid w:val="2C94728A"/>
    <w:multiLevelType w:val="hybridMultilevel"/>
    <w:tmpl w:val="87B253C6"/>
    <w:lvl w:ilvl="0" w:tplc="A9CEB15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2EBF1ED1"/>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25" w15:restartNumberingAfterBreak="0">
    <w:nsid w:val="3C4F7021"/>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26" w15:restartNumberingAfterBreak="0">
    <w:nsid w:val="3C990759"/>
    <w:multiLevelType w:val="hybridMultilevel"/>
    <w:tmpl w:val="3E7441A8"/>
    <w:lvl w:ilvl="0" w:tplc="8786C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DD31814"/>
    <w:multiLevelType w:val="hybridMultilevel"/>
    <w:tmpl w:val="F0C413F4"/>
    <w:lvl w:ilvl="0" w:tplc="8E56E968">
      <w:start w:val="1"/>
      <w:numFmt w:val="bullet"/>
      <w:lvlText w:val=""/>
      <w:lvlJc w:val="left"/>
      <w:pPr>
        <w:ind w:left="2165" w:hanging="420"/>
      </w:pPr>
      <w:rPr>
        <w:rFonts w:ascii="Wingdings" w:hAnsi="Wingdings" w:hint="default"/>
      </w:rPr>
    </w:lvl>
    <w:lvl w:ilvl="1" w:tplc="04090003" w:tentative="1">
      <w:start w:val="1"/>
      <w:numFmt w:val="bullet"/>
      <w:lvlText w:val=""/>
      <w:lvlJc w:val="left"/>
      <w:pPr>
        <w:ind w:left="2585" w:hanging="420"/>
      </w:pPr>
      <w:rPr>
        <w:rFonts w:ascii="Wingdings" w:hAnsi="Wingdings" w:hint="default"/>
      </w:rPr>
    </w:lvl>
    <w:lvl w:ilvl="2" w:tplc="04090005" w:tentative="1">
      <w:start w:val="1"/>
      <w:numFmt w:val="bullet"/>
      <w:lvlText w:val=""/>
      <w:lvlJc w:val="left"/>
      <w:pPr>
        <w:ind w:left="3005" w:hanging="420"/>
      </w:pPr>
      <w:rPr>
        <w:rFonts w:ascii="Wingdings" w:hAnsi="Wingdings" w:hint="default"/>
      </w:rPr>
    </w:lvl>
    <w:lvl w:ilvl="3" w:tplc="04090001" w:tentative="1">
      <w:start w:val="1"/>
      <w:numFmt w:val="bullet"/>
      <w:lvlText w:val=""/>
      <w:lvlJc w:val="left"/>
      <w:pPr>
        <w:ind w:left="3425" w:hanging="420"/>
      </w:pPr>
      <w:rPr>
        <w:rFonts w:ascii="Wingdings" w:hAnsi="Wingdings" w:hint="default"/>
      </w:rPr>
    </w:lvl>
    <w:lvl w:ilvl="4" w:tplc="04090003" w:tentative="1">
      <w:start w:val="1"/>
      <w:numFmt w:val="bullet"/>
      <w:lvlText w:val=""/>
      <w:lvlJc w:val="left"/>
      <w:pPr>
        <w:ind w:left="3845" w:hanging="420"/>
      </w:pPr>
      <w:rPr>
        <w:rFonts w:ascii="Wingdings" w:hAnsi="Wingdings" w:hint="default"/>
      </w:rPr>
    </w:lvl>
    <w:lvl w:ilvl="5" w:tplc="04090005" w:tentative="1">
      <w:start w:val="1"/>
      <w:numFmt w:val="bullet"/>
      <w:lvlText w:val=""/>
      <w:lvlJc w:val="left"/>
      <w:pPr>
        <w:ind w:left="4265" w:hanging="420"/>
      </w:pPr>
      <w:rPr>
        <w:rFonts w:ascii="Wingdings" w:hAnsi="Wingdings" w:hint="default"/>
      </w:rPr>
    </w:lvl>
    <w:lvl w:ilvl="6" w:tplc="04090001" w:tentative="1">
      <w:start w:val="1"/>
      <w:numFmt w:val="bullet"/>
      <w:lvlText w:val=""/>
      <w:lvlJc w:val="left"/>
      <w:pPr>
        <w:ind w:left="4685" w:hanging="420"/>
      </w:pPr>
      <w:rPr>
        <w:rFonts w:ascii="Wingdings" w:hAnsi="Wingdings" w:hint="default"/>
      </w:rPr>
    </w:lvl>
    <w:lvl w:ilvl="7" w:tplc="04090003" w:tentative="1">
      <w:start w:val="1"/>
      <w:numFmt w:val="bullet"/>
      <w:lvlText w:val=""/>
      <w:lvlJc w:val="left"/>
      <w:pPr>
        <w:ind w:left="5105" w:hanging="420"/>
      </w:pPr>
      <w:rPr>
        <w:rFonts w:ascii="Wingdings" w:hAnsi="Wingdings" w:hint="default"/>
      </w:rPr>
    </w:lvl>
    <w:lvl w:ilvl="8" w:tplc="04090005" w:tentative="1">
      <w:start w:val="1"/>
      <w:numFmt w:val="bullet"/>
      <w:lvlText w:val=""/>
      <w:lvlJc w:val="left"/>
      <w:pPr>
        <w:ind w:left="5525" w:hanging="420"/>
      </w:pPr>
      <w:rPr>
        <w:rFonts w:ascii="Wingdings" w:hAnsi="Wingdings" w:hint="default"/>
      </w:rPr>
    </w:lvl>
  </w:abstractNum>
  <w:abstractNum w:abstractNumId="28" w15:restartNumberingAfterBreak="0">
    <w:nsid w:val="3F740405"/>
    <w:multiLevelType w:val="multilevel"/>
    <w:tmpl w:val="02001F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402E7111"/>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0" w15:restartNumberingAfterBreak="0">
    <w:nsid w:val="410C273D"/>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1" w15:restartNumberingAfterBreak="0">
    <w:nsid w:val="41D267E7"/>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2" w15:restartNumberingAfterBreak="0">
    <w:nsid w:val="45242D0F"/>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3" w15:restartNumberingAfterBreak="0">
    <w:nsid w:val="455B7BAB"/>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4" w15:restartNumberingAfterBreak="0">
    <w:nsid w:val="466E22D5"/>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5" w15:restartNumberingAfterBreak="0">
    <w:nsid w:val="46A32492"/>
    <w:multiLevelType w:val="hybridMultilevel"/>
    <w:tmpl w:val="72E8B530"/>
    <w:lvl w:ilvl="0" w:tplc="8E56E968">
      <w:start w:val="1"/>
      <w:numFmt w:val="bullet"/>
      <w:lvlText w:val=""/>
      <w:lvlJc w:val="left"/>
      <w:pPr>
        <w:ind w:left="1350" w:hanging="420"/>
      </w:pPr>
      <w:rPr>
        <w:rFonts w:ascii="Wingdings" w:hAnsi="Wingdings" w:hint="default"/>
      </w:rPr>
    </w:lvl>
    <w:lvl w:ilvl="1" w:tplc="04090003" w:tentative="1">
      <w:start w:val="1"/>
      <w:numFmt w:val="bullet"/>
      <w:lvlText w:val=""/>
      <w:lvlJc w:val="left"/>
      <w:pPr>
        <w:ind w:left="1770" w:hanging="420"/>
      </w:pPr>
      <w:rPr>
        <w:rFonts w:ascii="Wingdings" w:hAnsi="Wingdings" w:hint="default"/>
      </w:rPr>
    </w:lvl>
    <w:lvl w:ilvl="2" w:tplc="04090005" w:tentative="1">
      <w:start w:val="1"/>
      <w:numFmt w:val="bullet"/>
      <w:lvlText w:val=""/>
      <w:lvlJc w:val="left"/>
      <w:pPr>
        <w:ind w:left="2190" w:hanging="420"/>
      </w:pPr>
      <w:rPr>
        <w:rFonts w:ascii="Wingdings" w:hAnsi="Wingdings" w:hint="default"/>
      </w:rPr>
    </w:lvl>
    <w:lvl w:ilvl="3" w:tplc="04090001" w:tentative="1">
      <w:start w:val="1"/>
      <w:numFmt w:val="bullet"/>
      <w:lvlText w:val=""/>
      <w:lvlJc w:val="left"/>
      <w:pPr>
        <w:ind w:left="2610" w:hanging="420"/>
      </w:pPr>
      <w:rPr>
        <w:rFonts w:ascii="Wingdings" w:hAnsi="Wingdings" w:hint="default"/>
      </w:rPr>
    </w:lvl>
    <w:lvl w:ilvl="4" w:tplc="04090003" w:tentative="1">
      <w:start w:val="1"/>
      <w:numFmt w:val="bullet"/>
      <w:lvlText w:val=""/>
      <w:lvlJc w:val="left"/>
      <w:pPr>
        <w:ind w:left="3030" w:hanging="420"/>
      </w:pPr>
      <w:rPr>
        <w:rFonts w:ascii="Wingdings" w:hAnsi="Wingdings" w:hint="default"/>
      </w:rPr>
    </w:lvl>
    <w:lvl w:ilvl="5" w:tplc="04090005" w:tentative="1">
      <w:start w:val="1"/>
      <w:numFmt w:val="bullet"/>
      <w:lvlText w:val=""/>
      <w:lvlJc w:val="left"/>
      <w:pPr>
        <w:ind w:left="3450" w:hanging="420"/>
      </w:pPr>
      <w:rPr>
        <w:rFonts w:ascii="Wingdings" w:hAnsi="Wingdings" w:hint="default"/>
      </w:rPr>
    </w:lvl>
    <w:lvl w:ilvl="6" w:tplc="04090001" w:tentative="1">
      <w:start w:val="1"/>
      <w:numFmt w:val="bullet"/>
      <w:lvlText w:val=""/>
      <w:lvlJc w:val="left"/>
      <w:pPr>
        <w:ind w:left="3870" w:hanging="420"/>
      </w:pPr>
      <w:rPr>
        <w:rFonts w:ascii="Wingdings" w:hAnsi="Wingdings" w:hint="default"/>
      </w:rPr>
    </w:lvl>
    <w:lvl w:ilvl="7" w:tplc="04090003" w:tentative="1">
      <w:start w:val="1"/>
      <w:numFmt w:val="bullet"/>
      <w:lvlText w:val=""/>
      <w:lvlJc w:val="left"/>
      <w:pPr>
        <w:ind w:left="4290" w:hanging="420"/>
      </w:pPr>
      <w:rPr>
        <w:rFonts w:ascii="Wingdings" w:hAnsi="Wingdings" w:hint="default"/>
      </w:rPr>
    </w:lvl>
    <w:lvl w:ilvl="8" w:tplc="04090005" w:tentative="1">
      <w:start w:val="1"/>
      <w:numFmt w:val="bullet"/>
      <w:lvlText w:val=""/>
      <w:lvlJc w:val="left"/>
      <w:pPr>
        <w:ind w:left="4710" w:hanging="420"/>
      </w:pPr>
      <w:rPr>
        <w:rFonts w:ascii="Wingdings" w:hAnsi="Wingdings" w:hint="default"/>
      </w:rPr>
    </w:lvl>
  </w:abstractNum>
  <w:abstractNum w:abstractNumId="36" w15:restartNumberingAfterBreak="0">
    <w:nsid w:val="4A130503"/>
    <w:multiLevelType w:val="multilevel"/>
    <w:tmpl w:val="02001F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4A4A4EA9"/>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8" w15:restartNumberingAfterBreak="0">
    <w:nsid w:val="4AEB6495"/>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39" w15:restartNumberingAfterBreak="0">
    <w:nsid w:val="4BF83C26"/>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0" w15:restartNumberingAfterBreak="0">
    <w:nsid w:val="4C621C07"/>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1" w15:restartNumberingAfterBreak="0">
    <w:nsid w:val="4E1E2D3E"/>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2" w15:restartNumberingAfterBreak="0">
    <w:nsid w:val="51E2142F"/>
    <w:multiLevelType w:val="multilevel"/>
    <w:tmpl w:val="02001F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15:restartNumberingAfterBreak="0">
    <w:nsid w:val="52775A34"/>
    <w:multiLevelType w:val="multilevel"/>
    <w:tmpl w:val="02001F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15:restartNumberingAfterBreak="0">
    <w:nsid w:val="54FF08EF"/>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5" w15:restartNumberingAfterBreak="0">
    <w:nsid w:val="56C50AAF"/>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6" w15:restartNumberingAfterBreak="0">
    <w:nsid w:val="572E3D0F"/>
    <w:multiLevelType w:val="hybridMultilevel"/>
    <w:tmpl w:val="6D0E0AF4"/>
    <w:lvl w:ilvl="0" w:tplc="8E56E968">
      <w:start w:val="1"/>
      <w:numFmt w:val="bullet"/>
      <w:lvlText w:val=""/>
      <w:lvlJc w:val="left"/>
      <w:pPr>
        <w:ind w:left="2165" w:hanging="420"/>
      </w:pPr>
      <w:rPr>
        <w:rFonts w:ascii="Wingdings" w:hAnsi="Wingdings" w:hint="default"/>
      </w:rPr>
    </w:lvl>
    <w:lvl w:ilvl="1" w:tplc="04090003" w:tentative="1">
      <w:start w:val="1"/>
      <w:numFmt w:val="bullet"/>
      <w:lvlText w:val=""/>
      <w:lvlJc w:val="left"/>
      <w:pPr>
        <w:ind w:left="2585" w:hanging="420"/>
      </w:pPr>
      <w:rPr>
        <w:rFonts w:ascii="Wingdings" w:hAnsi="Wingdings" w:hint="default"/>
      </w:rPr>
    </w:lvl>
    <w:lvl w:ilvl="2" w:tplc="04090005" w:tentative="1">
      <w:start w:val="1"/>
      <w:numFmt w:val="bullet"/>
      <w:lvlText w:val=""/>
      <w:lvlJc w:val="left"/>
      <w:pPr>
        <w:ind w:left="3005" w:hanging="420"/>
      </w:pPr>
      <w:rPr>
        <w:rFonts w:ascii="Wingdings" w:hAnsi="Wingdings" w:hint="default"/>
      </w:rPr>
    </w:lvl>
    <w:lvl w:ilvl="3" w:tplc="04090001" w:tentative="1">
      <w:start w:val="1"/>
      <w:numFmt w:val="bullet"/>
      <w:lvlText w:val=""/>
      <w:lvlJc w:val="left"/>
      <w:pPr>
        <w:ind w:left="3425" w:hanging="420"/>
      </w:pPr>
      <w:rPr>
        <w:rFonts w:ascii="Wingdings" w:hAnsi="Wingdings" w:hint="default"/>
      </w:rPr>
    </w:lvl>
    <w:lvl w:ilvl="4" w:tplc="04090003" w:tentative="1">
      <w:start w:val="1"/>
      <w:numFmt w:val="bullet"/>
      <w:lvlText w:val=""/>
      <w:lvlJc w:val="left"/>
      <w:pPr>
        <w:ind w:left="3845" w:hanging="420"/>
      </w:pPr>
      <w:rPr>
        <w:rFonts w:ascii="Wingdings" w:hAnsi="Wingdings" w:hint="default"/>
      </w:rPr>
    </w:lvl>
    <w:lvl w:ilvl="5" w:tplc="04090005" w:tentative="1">
      <w:start w:val="1"/>
      <w:numFmt w:val="bullet"/>
      <w:lvlText w:val=""/>
      <w:lvlJc w:val="left"/>
      <w:pPr>
        <w:ind w:left="4265" w:hanging="420"/>
      </w:pPr>
      <w:rPr>
        <w:rFonts w:ascii="Wingdings" w:hAnsi="Wingdings" w:hint="default"/>
      </w:rPr>
    </w:lvl>
    <w:lvl w:ilvl="6" w:tplc="04090001" w:tentative="1">
      <w:start w:val="1"/>
      <w:numFmt w:val="bullet"/>
      <w:lvlText w:val=""/>
      <w:lvlJc w:val="left"/>
      <w:pPr>
        <w:ind w:left="4685" w:hanging="420"/>
      </w:pPr>
      <w:rPr>
        <w:rFonts w:ascii="Wingdings" w:hAnsi="Wingdings" w:hint="default"/>
      </w:rPr>
    </w:lvl>
    <w:lvl w:ilvl="7" w:tplc="04090003" w:tentative="1">
      <w:start w:val="1"/>
      <w:numFmt w:val="bullet"/>
      <w:lvlText w:val=""/>
      <w:lvlJc w:val="left"/>
      <w:pPr>
        <w:ind w:left="5105" w:hanging="420"/>
      </w:pPr>
      <w:rPr>
        <w:rFonts w:ascii="Wingdings" w:hAnsi="Wingdings" w:hint="default"/>
      </w:rPr>
    </w:lvl>
    <w:lvl w:ilvl="8" w:tplc="04090005" w:tentative="1">
      <w:start w:val="1"/>
      <w:numFmt w:val="bullet"/>
      <w:lvlText w:val=""/>
      <w:lvlJc w:val="left"/>
      <w:pPr>
        <w:ind w:left="5525" w:hanging="420"/>
      </w:pPr>
      <w:rPr>
        <w:rFonts w:ascii="Wingdings" w:hAnsi="Wingdings" w:hint="default"/>
      </w:rPr>
    </w:lvl>
  </w:abstractNum>
  <w:abstractNum w:abstractNumId="47" w15:restartNumberingAfterBreak="0">
    <w:nsid w:val="5DC76571"/>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8" w15:restartNumberingAfterBreak="0">
    <w:nsid w:val="5F5C14CE"/>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49" w15:restartNumberingAfterBreak="0">
    <w:nsid w:val="62D71C14"/>
    <w:multiLevelType w:val="hybridMultilevel"/>
    <w:tmpl w:val="12B04E9E"/>
    <w:lvl w:ilvl="0" w:tplc="ADF2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4AC63EF"/>
    <w:multiLevelType w:val="hybridMultilevel"/>
    <w:tmpl w:val="3E7441A8"/>
    <w:lvl w:ilvl="0" w:tplc="8786C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023BF7"/>
    <w:multiLevelType w:val="hybridMultilevel"/>
    <w:tmpl w:val="2DD6E07A"/>
    <w:lvl w:ilvl="0" w:tplc="6978A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5DE48E1"/>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53" w15:restartNumberingAfterBreak="0">
    <w:nsid w:val="69A52341"/>
    <w:multiLevelType w:val="hybridMultilevel"/>
    <w:tmpl w:val="4F7478A2"/>
    <w:lvl w:ilvl="0" w:tplc="8E56E968">
      <w:start w:val="1"/>
      <w:numFmt w:val="bullet"/>
      <w:lvlText w:val=""/>
      <w:lvlJc w:val="left"/>
      <w:pPr>
        <w:ind w:left="2405" w:hanging="420"/>
      </w:pPr>
      <w:rPr>
        <w:rFonts w:ascii="Wingdings" w:hAnsi="Wingdings" w:hint="default"/>
      </w:rPr>
    </w:lvl>
    <w:lvl w:ilvl="1" w:tplc="04090003" w:tentative="1">
      <w:start w:val="1"/>
      <w:numFmt w:val="bullet"/>
      <w:lvlText w:val=""/>
      <w:lvlJc w:val="left"/>
      <w:pPr>
        <w:ind w:left="2825" w:hanging="420"/>
      </w:pPr>
      <w:rPr>
        <w:rFonts w:ascii="Wingdings" w:hAnsi="Wingdings" w:hint="default"/>
      </w:rPr>
    </w:lvl>
    <w:lvl w:ilvl="2" w:tplc="04090005" w:tentative="1">
      <w:start w:val="1"/>
      <w:numFmt w:val="bullet"/>
      <w:lvlText w:val=""/>
      <w:lvlJc w:val="left"/>
      <w:pPr>
        <w:ind w:left="3245" w:hanging="420"/>
      </w:pPr>
      <w:rPr>
        <w:rFonts w:ascii="Wingdings" w:hAnsi="Wingdings" w:hint="default"/>
      </w:rPr>
    </w:lvl>
    <w:lvl w:ilvl="3" w:tplc="04090001" w:tentative="1">
      <w:start w:val="1"/>
      <w:numFmt w:val="bullet"/>
      <w:lvlText w:val=""/>
      <w:lvlJc w:val="left"/>
      <w:pPr>
        <w:ind w:left="3665" w:hanging="420"/>
      </w:pPr>
      <w:rPr>
        <w:rFonts w:ascii="Wingdings" w:hAnsi="Wingdings" w:hint="default"/>
      </w:rPr>
    </w:lvl>
    <w:lvl w:ilvl="4" w:tplc="04090003" w:tentative="1">
      <w:start w:val="1"/>
      <w:numFmt w:val="bullet"/>
      <w:lvlText w:val=""/>
      <w:lvlJc w:val="left"/>
      <w:pPr>
        <w:ind w:left="4085" w:hanging="420"/>
      </w:pPr>
      <w:rPr>
        <w:rFonts w:ascii="Wingdings" w:hAnsi="Wingdings" w:hint="default"/>
      </w:rPr>
    </w:lvl>
    <w:lvl w:ilvl="5" w:tplc="04090005" w:tentative="1">
      <w:start w:val="1"/>
      <w:numFmt w:val="bullet"/>
      <w:lvlText w:val=""/>
      <w:lvlJc w:val="left"/>
      <w:pPr>
        <w:ind w:left="4505" w:hanging="420"/>
      </w:pPr>
      <w:rPr>
        <w:rFonts w:ascii="Wingdings" w:hAnsi="Wingdings" w:hint="default"/>
      </w:rPr>
    </w:lvl>
    <w:lvl w:ilvl="6" w:tplc="04090001" w:tentative="1">
      <w:start w:val="1"/>
      <w:numFmt w:val="bullet"/>
      <w:lvlText w:val=""/>
      <w:lvlJc w:val="left"/>
      <w:pPr>
        <w:ind w:left="4925" w:hanging="420"/>
      </w:pPr>
      <w:rPr>
        <w:rFonts w:ascii="Wingdings" w:hAnsi="Wingdings" w:hint="default"/>
      </w:rPr>
    </w:lvl>
    <w:lvl w:ilvl="7" w:tplc="04090003" w:tentative="1">
      <w:start w:val="1"/>
      <w:numFmt w:val="bullet"/>
      <w:lvlText w:val=""/>
      <w:lvlJc w:val="left"/>
      <w:pPr>
        <w:ind w:left="5345" w:hanging="420"/>
      </w:pPr>
      <w:rPr>
        <w:rFonts w:ascii="Wingdings" w:hAnsi="Wingdings" w:hint="default"/>
      </w:rPr>
    </w:lvl>
    <w:lvl w:ilvl="8" w:tplc="04090005" w:tentative="1">
      <w:start w:val="1"/>
      <w:numFmt w:val="bullet"/>
      <w:lvlText w:val=""/>
      <w:lvlJc w:val="left"/>
      <w:pPr>
        <w:ind w:left="5765" w:hanging="420"/>
      </w:pPr>
      <w:rPr>
        <w:rFonts w:ascii="Wingdings" w:hAnsi="Wingdings" w:hint="default"/>
      </w:rPr>
    </w:lvl>
  </w:abstractNum>
  <w:abstractNum w:abstractNumId="54" w15:restartNumberingAfterBreak="0">
    <w:nsid w:val="714A6413"/>
    <w:multiLevelType w:val="hybridMultilevel"/>
    <w:tmpl w:val="1E4497FA"/>
    <w:lvl w:ilvl="0" w:tplc="58F2C102">
      <w:start w:val="1"/>
      <w:numFmt w:val="decimal"/>
      <w:lvlText w:val="%1、"/>
      <w:lvlJc w:val="left"/>
      <w:pPr>
        <w:ind w:left="1745" w:hanging="720"/>
      </w:pPr>
      <w:rPr>
        <w:rFonts w:hint="default"/>
      </w:rPr>
    </w:lvl>
    <w:lvl w:ilvl="1" w:tplc="04090019">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55" w15:restartNumberingAfterBreak="0">
    <w:nsid w:val="747F7C68"/>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56" w15:restartNumberingAfterBreak="0">
    <w:nsid w:val="78465BB6"/>
    <w:multiLevelType w:val="hybridMultilevel"/>
    <w:tmpl w:val="99500D1A"/>
    <w:lvl w:ilvl="0" w:tplc="9A262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8FB05A0"/>
    <w:multiLevelType w:val="hybridMultilevel"/>
    <w:tmpl w:val="E96C94D0"/>
    <w:lvl w:ilvl="0" w:tplc="8E56E9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B7F0BC2"/>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59" w15:restartNumberingAfterBreak="0">
    <w:nsid w:val="7B9C6340"/>
    <w:multiLevelType w:val="hybridMultilevel"/>
    <w:tmpl w:val="93128BD4"/>
    <w:lvl w:ilvl="0" w:tplc="8E56E968">
      <w:start w:val="1"/>
      <w:numFmt w:val="bullet"/>
      <w:lvlText w:val=""/>
      <w:lvlJc w:val="left"/>
      <w:pPr>
        <w:ind w:left="1745" w:hanging="720"/>
      </w:pPr>
      <w:rPr>
        <w:rFonts w:ascii="Wingdings" w:hAnsi="Wingding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abstractNum w:abstractNumId="60" w15:restartNumberingAfterBreak="0">
    <w:nsid w:val="7E0B46B7"/>
    <w:multiLevelType w:val="hybridMultilevel"/>
    <w:tmpl w:val="5FB06522"/>
    <w:lvl w:ilvl="0" w:tplc="8E56E968">
      <w:start w:val="1"/>
      <w:numFmt w:val="bullet"/>
      <w:lvlText w:val=""/>
      <w:lvlJc w:val="left"/>
      <w:pPr>
        <w:ind w:left="2165" w:hanging="420"/>
      </w:pPr>
      <w:rPr>
        <w:rFonts w:ascii="Wingdings" w:hAnsi="Wingdings" w:hint="default"/>
      </w:rPr>
    </w:lvl>
    <w:lvl w:ilvl="1" w:tplc="04090003" w:tentative="1">
      <w:start w:val="1"/>
      <w:numFmt w:val="bullet"/>
      <w:lvlText w:val=""/>
      <w:lvlJc w:val="left"/>
      <w:pPr>
        <w:ind w:left="2585" w:hanging="420"/>
      </w:pPr>
      <w:rPr>
        <w:rFonts w:ascii="Wingdings" w:hAnsi="Wingdings" w:hint="default"/>
      </w:rPr>
    </w:lvl>
    <w:lvl w:ilvl="2" w:tplc="04090005" w:tentative="1">
      <w:start w:val="1"/>
      <w:numFmt w:val="bullet"/>
      <w:lvlText w:val=""/>
      <w:lvlJc w:val="left"/>
      <w:pPr>
        <w:ind w:left="3005" w:hanging="420"/>
      </w:pPr>
      <w:rPr>
        <w:rFonts w:ascii="Wingdings" w:hAnsi="Wingdings" w:hint="default"/>
      </w:rPr>
    </w:lvl>
    <w:lvl w:ilvl="3" w:tplc="04090001" w:tentative="1">
      <w:start w:val="1"/>
      <w:numFmt w:val="bullet"/>
      <w:lvlText w:val=""/>
      <w:lvlJc w:val="left"/>
      <w:pPr>
        <w:ind w:left="3425" w:hanging="420"/>
      </w:pPr>
      <w:rPr>
        <w:rFonts w:ascii="Wingdings" w:hAnsi="Wingdings" w:hint="default"/>
      </w:rPr>
    </w:lvl>
    <w:lvl w:ilvl="4" w:tplc="04090003" w:tentative="1">
      <w:start w:val="1"/>
      <w:numFmt w:val="bullet"/>
      <w:lvlText w:val=""/>
      <w:lvlJc w:val="left"/>
      <w:pPr>
        <w:ind w:left="3845" w:hanging="420"/>
      </w:pPr>
      <w:rPr>
        <w:rFonts w:ascii="Wingdings" w:hAnsi="Wingdings" w:hint="default"/>
      </w:rPr>
    </w:lvl>
    <w:lvl w:ilvl="5" w:tplc="04090005" w:tentative="1">
      <w:start w:val="1"/>
      <w:numFmt w:val="bullet"/>
      <w:lvlText w:val=""/>
      <w:lvlJc w:val="left"/>
      <w:pPr>
        <w:ind w:left="4265" w:hanging="420"/>
      </w:pPr>
      <w:rPr>
        <w:rFonts w:ascii="Wingdings" w:hAnsi="Wingdings" w:hint="default"/>
      </w:rPr>
    </w:lvl>
    <w:lvl w:ilvl="6" w:tplc="04090001" w:tentative="1">
      <w:start w:val="1"/>
      <w:numFmt w:val="bullet"/>
      <w:lvlText w:val=""/>
      <w:lvlJc w:val="left"/>
      <w:pPr>
        <w:ind w:left="4685" w:hanging="420"/>
      </w:pPr>
      <w:rPr>
        <w:rFonts w:ascii="Wingdings" w:hAnsi="Wingdings" w:hint="default"/>
      </w:rPr>
    </w:lvl>
    <w:lvl w:ilvl="7" w:tplc="04090003" w:tentative="1">
      <w:start w:val="1"/>
      <w:numFmt w:val="bullet"/>
      <w:lvlText w:val=""/>
      <w:lvlJc w:val="left"/>
      <w:pPr>
        <w:ind w:left="5105" w:hanging="420"/>
      </w:pPr>
      <w:rPr>
        <w:rFonts w:ascii="Wingdings" w:hAnsi="Wingdings" w:hint="default"/>
      </w:rPr>
    </w:lvl>
    <w:lvl w:ilvl="8" w:tplc="04090005" w:tentative="1">
      <w:start w:val="1"/>
      <w:numFmt w:val="bullet"/>
      <w:lvlText w:val=""/>
      <w:lvlJc w:val="left"/>
      <w:pPr>
        <w:ind w:left="5525" w:hanging="420"/>
      </w:pPr>
      <w:rPr>
        <w:rFonts w:ascii="Wingdings" w:hAnsi="Wingdings" w:hint="default"/>
      </w:rPr>
    </w:lvl>
  </w:abstractNum>
  <w:abstractNum w:abstractNumId="61" w15:restartNumberingAfterBreak="0">
    <w:nsid w:val="7E876569"/>
    <w:multiLevelType w:val="hybridMultilevel"/>
    <w:tmpl w:val="1E4497FA"/>
    <w:lvl w:ilvl="0" w:tplc="58F2C102">
      <w:start w:val="1"/>
      <w:numFmt w:val="decimal"/>
      <w:lvlText w:val="%1、"/>
      <w:lvlJc w:val="left"/>
      <w:pPr>
        <w:ind w:left="1745" w:hanging="720"/>
      </w:pPr>
      <w:rPr>
        <w:rFonts w:hint="default"/>
      </w:rPr>
    </w:lvl>
    <w:lvl w:ilvl="1" w:tplc="04090019" w:tentative="1">
      <w:start w:val="1"/>
      <w:numFmt w:val="lowerLetter"/>
      <w:lvlText w:val="%2)"/>
      <w:lvlJc w:val="left"/>
      <w:pPr>
        <w:ind w:left="1865" w:hanging="420"/>
      </w:pPr>
    </w:lvl>
    <w:lvl w:ilvl="2" w:tplc="0409001B" w:tentative="1">
      <w:start w:val="1"/>
      <w:numFmt w:val="lowerRoman"/>
      <w:lvlText w:val="%3."/>
      <w:lvlJc w:val="right"/>
      <w:pPr>
        <w:ind w:left="2285" w:hanging="420"/>
      </w:pPr>
    </w:lvl>
    <w:lvl w:ilvl="3" w:tplc="0409000F" w:tentative="1">
      <w:start w:val="1"/>
      <w:numFmt w:val="decimal"/>
      <w:lvlText w:val="%4."/>
      <w:lvlJc w:val="left"/>
      <w:pPr>
        <w:ind w:left="2705" w:hanging="420"/>
      </w:pPr>
    </w:lvl>
    <w:lvl w:ilvl="4" w:tplc="04090019" w:tentative="1">
      <w:start w:val="1"/>
      <w:numFmt w:val="lowerLetter"/>
      <w:lvlText w:val="%5)"/>
      <w:lvlJc w:val="left"/>
      <w:pPr>
        <w:ind w:left="3125" w:hanging="420"/>
      </w:pPr>
    </w:lvl>
    <w:lvl w:ilvl="5" w:tplc="0409001B" w:tentative="1">
      <w:start w:val="1"/>
      <w:numFmt w:val="lowerRoman"/>
      <w:lvlText w:val="%6."/>
      <w:lvlJc w:val="right"/>
      <w:pPr>
        <w:ind w:left="3545" w:hanging="420"/>
      </w:pPr>
    </w:lvl>
    <w:lvl w:ilvl="6" w:tplc="0409000F" w:tentative="1">
      <w:start w:val="1"/>
      <w:numFmt w:val="decimal"/>
      <w:lvlText w:val="%7."/>
      <w:lvlJc w:val="left"/>
      <w:pPr>
        <w:ind w:left="3965" w:hanging="420"/>
      </w:pPr>
    </w:lvl>
    <w:lvl w:ilvl="7" w:tplc="04090019" w:tentative="1">
      <w:start w:val="1"/>
      <w:numFmt w:val="lowerLetter"/>
      <w:lvlText w:val="%8)"/>
      <w:lvlJc w:val="left"/>
      <w:pPr>
        <w:ind w:left="4385" w:hanging="420"/>
      </w:pPr>
    </w:lvl>
    <w:lvl w:ilvl="8" w:tplc="0409001B" w:tentative="1">
      <w:start w:val="1"/>
      <w:numFmt w:val="lowerRoman"/>
      <w:lvlText w:val="%9."/>
      <w:lvlJc w:val="right"/>
      <w:pPr>
        <w:ind w:left="4805" w:hanging="420"/>
      </w:pPr>
    </w:lvl>
  </w:abstractNum>
  <w:num w:numId="1">
    <w:abstractNumId w:val="14"/>
  </w:num>
  <w:num w:numId="2">
    <w:abstractNumId w:val="56"/>
  </w:num>
  <w:num w:numId="3">
    <w:abstractNumId w:val="51"/>
  </w:num>
  <w:num w:numId="4">
    <w:abstractNumId w:val="7"/>
  </w:num>
  <w:num w:numId="5">
    <w:abstractNumId w:val="46"/>
  </w:num>
  <w:num w:numId="6">
    <w:abstractNumId w:val="20"/>
  </w:num>
  <w:num w:numId="7">
    <w:abstractNumId w:val="40"/>
  </w:num>
  <w:num w:numId="8">
    <w:abstractNumId w:val="25"/>
  </w:num>
  <w:num w:numId="9">
    <w:abstractNumId w:val="9"/>
  </w:num>
  <w:num w:numId="10">
    <w:abstractNumId w:val="8"/>
  </w:num>
  <w:num w:numId="11">
    <w:abstractNumId w:val="61"/>
  </w:num>
  <w:num w:numId="12">
    <w:abstractNumId w:val="50"/>
  </w:num>
  <w:num w:numId="13">
    <w:abstractNumId w:val="18"/>
  </w:num>
  <w:num w:numId="14">
    <w:abstractNumId w:val="26"/>
  </w:num>
  <w:num w:numId="15">
    <w:abstractNumId w:val="31"/>
  </w:num>
  <w:num w:numId="16">
    <w:abstractNumId w:val="29"/>
  </w:num>
  <w:num w:numId="17">
    <w:abstractNumId w:val="13"/>
  </w:num>
  <w:num w:numId="18">
    <w:abstractNumId w:val="45"/>
  </w:num>
  <w:num w:numId="19">
    <w:abstractNumId w:val="23"/>
  </w:num>
  <w:num w:numId="20">
    <w:abstractNumId w:val="35"/>
  </w:num>
  <w:num w:numId="21">
    <w:abstractNumId w:val="36"/>
  </w:num>
  <w:num w:numId="22">
    <w:abstractNumId w:val="38"/>
  </w:num>
  <w:num w:numId="23">
    <w:abstractNumId w:val="6"/>
  </w:num>
  <w:num w:numId="24">
    <w:abstractNumId w:val="54"/>
  </w:num>
  <w:num w:numId="25">
    <w:abstractNumId w:val="1"/>
  </w:num>
  <w:num w:numId="26">
    <w:abstractNumId w:val="34"/>
  </w:num>
  <w:num w:numId="27">
    <w:abstractNumId w:val="0"/>
  </w:num>
  <w:num w:numId="28">
    <w:abstractNumId w:val="16"/>
  </w:num>
  <w:num w:numId="29">
    <w:abstractNumId w:val="33"/>
  </w:num>
  <w:num w:numId="30">
    <w:abstractNumId w:val="30"/>
  </w:num>
  <w:num w:numId="31">
    <w:abstractNumId w:val="32"/>
  </w:num>
  <w:num w:numId="32">
    <w:abstractNumId w:val="24"/>
  </w:num>
  <w:num w:numId="33">
    <w:abstractNumId w:val="44"/>
  </w:num>
  <w:num w:numId="34">
    <w:abstractNumId w:val="48"/>
  </w:num>
  <w:num w:numId="35">
    <w:abstractNumId w:val="3"/>
  </w:num>
  <w:num w:numId="36">
    <w:abstractNumId w:val="37"/>
  </w:num>
  <w:num w:numId="37">
    <w:abstractNumId w:val="39"/>
  </w:num>
  <w:num w:numId="38">
    <w:abstractNumId w:val="43"/>
  </w:num>
  <w:num w:numId="39">
    <w:abstractNumId w:val="22"/>
  </w:num>
  <w:num w:numId="40">
    <w:abstractNumId w:val="10"/>
  </w:num>
  <w:num w:numId="41">
    <w:abstractNumId w:val="12"/>
  </w:num>
  <w:num w:numId="42">
    <w:abstractNumId w:val="2"/>
  </w:num>
  <w:num w:numId="43">
    <w:abstractNumId w:val="58"/>
  </w:num>
  <w:num w:numId="44">
    <w:abstractNumId w:val="47"/>
  </w:num>
  <w:num w:numId="45">
    <w:abstractNumId w:val="55"/>
  </w:num>
  <w:num w:numId="46">
    <w:abstractNumId w:val="17"/>
  </w:num>
  <w:num w:numId="47">
    <w:abstractNumId w:val="19"/>
  </w:num>
  <w:num w:numId="48">
    <w:abstractNumId w:val="21"/>
  </w:num>
  <w:num w:numId="49">
    <w:abstractNumId w:val="15"/>
  </w:num>
  <w:num w:numId="50">
    <w:abstractNumId w:val="49"/>
  </w:num>
  <w:num w:numId="51">
    <w:abstractNumId w:val="4"/>
  </w:num>
  <w:num w:numId="52">
    <w:abstractNumId w:val="41"/>
  </w:num>
  <w:num w:numId="53">
    <w:abstractNumId w:val="27"/>
  </w:num>
  <w:num w:numId="54">
    <w:abstractNumId w:val="60"/>
  </w:num>
  <w:num w:numId="55">
    <w:abstractNumId w:val="52"/>
  </w:num>
  <w:num w:numId="56">
    <w:abstractNumId w:val="42"/>
  </w:num>
  <w:num w:numId="57">
    <w:abstractNumId w:val="11"/>
  </w:num>
  <w:num w:numId="58">
    <w:abstractNumId w:val="28"/>
  </w:num>
  <w:num w:numId="59">
    <w:abstractNumId w:val="57"/>
  </w:num>
  <w:num w:numId="60">
    <w:abstractNumId w:val="5"/>
  </w:num>
  <w:num w:numId="61">
    <w:abstractNumId w:val="59"/>
  </w:num>
  <w:num w:numId="62">
    <w:abstractNumId w:val="53"/>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ewen">
    <w15:presenceInfo w15:providerId="None" w15:userId="Te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D3E"/>
    <w:rsid w:val="000038BA"/>
    <w:rsid w:val="00003A48"/>
    <w:rsid w:val="00004E13"/>
    <w:rsid w:val="0000689A"/>
    <w:rsid w:val="00007149"/>
    <w:rsid w:val="0001652F"/>
    <w:rsid w:val="00016B84"/>
    <w:rsid w:val="00024253"/>
    <w:rsid w:val="0002647D"/>
    <w:rsid w:val="00030C47"/>
    <w:rsid w:val="00040F3D"/>
    <w:rsid w:val="000569D1"/>
    <w:rsid w:val="00056D61"/>
    <w:rsid w:val="00056F6E"/>
    <w:rsid w:val="0006687C"/>
    <w:rsid w:val="00067D8F"/>
    <w:rsid w:val="00071EB7"/>
    <w:rsid w:val="000779E0"/>
    <w:rsid w:val="00081C11"/>
    <w:rsid w:val="00092C71"/>
    <w:rsid w:val="00096670"/>
    <w:rsid w:val="000B26C2"/>
    <w:rsid w:val="000B521A"/>
    <w:rsid w:val="000B5B1B"/>
    <w:rsid w:val="000B5BEB"/>
    <w:rsid w:val="000B79C6"/>
    <w:rsid w:val="000C1552"/>
    <w:rsid w:val="000C2436"/>
    <w:rsid w:val="000C5F71"/>
    <w:rsid w:val="000C7939"/>
    <w:rsid w:val="000D49E7"/>
    <w:rsid w:val="000E0340"/>
    <w:rsid w:val="000E1628"/>
    <w:rsid w:val="000F1117"/>
    <w:rsid w:val="000F6B0A"/>
    <w:rsid w:val="00100915"/>
    <w:rsid w:val="001041B5"/>
    <w:rsid w:val="001054FE"/>
    <w:rsid w:val="001134C9"/>
    <w:rsid w:val="0012371F"/>
    <w:rsid w:val="0012686F"/>
    <w:rsid w:val="00126EE0"/>
    <w:rsid w:val="001300BC"/>
    <w:rsid w:val="001343CE"/>
    <w:rsid w:val="0013547C"/>
    <w:rsid w:val="0013772A"/>
    <w:rsid w:val="00143ABC"/>
    <w:rsid w:val="001450A9"/>
    <w:rsid w:val="00145638"/>
    <w:rsid w:val="00155123"/>
    <w:rsid w:val="00155BE8"/>
    <w:rsid w:val="00170E2D"/>
    <w:rsid w:val="001712AD"/>
    <w:rsid w:val="00181D92"/>
    <w:rsid w:val="00190AC0"/>
    <w:rsid w:val="001916FD"/>
    <w:rsid w:val="001929B1"/>
    <w:rsid w:val="00193209"/>
    <w:rsid w:val="001A06B1"/>
    <w:rsid w:val="001C1A9D"/>
    <w:rsid w:val="001D3AF1"/>
    <w:rsid w:val="001D7267"/>
    <w:rsid w:val="001F42A8"/>
    <w:rsid w:val="001F5464"/>
    <w:rsid w:val="00202174"/>
    <w:rsid w:val="00204321"/>
    <w:rsid w:val="00204772"/>
    <w:rsid w:val="00212C2F"/>
    <w:rsid w:val="00214096"/>
    <w:rsid w:val="002223E7"/>
    <w:rsid w:val="00226027"/>
    <w:rsid w:val="00226BAD"/>
    <w:rsid w:val="00232896"/>
    <w:rsid w:val="00232D58"/>
    <w:rsid w:val="0023307B"/>
    <w:rsid w:val="00234864"/>
    <w:rsid w:val="0023663A"/>
    <w:rsid w:val="00243010"/>
    <w:rsid w:val="00243A19"/>
    <w:rsid w:val="00245B10"/>
    <w:rsid w:val="002511EE"/>
    <w:rsid w:val="00251AF9"/>
    <w:rsid w:val="00251EF1"/>
    <w:rsid w:val="002630C8"/>
    <w:rsid w:val="00265346"/>
    <w:rsid w:val="00265B58"/>
    <w:rsid w:val="00272B2A"/>
    <w:rsid w:val="0027536C"/>
    <w:rsid w:val="002769B4"/>
    <w:rsid w:val="00280245"/>
    <w:rsid w:val="00284ADC"/>
    <w:rsid w:val="00285193"/>
    <w:rsid w:val="00291ABD"/>
    <w:rsid w:val="002A211D"/>
    <w:rsid w:val="002C0C7D"/>
    <w:rsid w:val="002C6104"/>
    <w:rsid w:val="002D4435"/>
    <w:rsid w:val="002D49F6"/>
    <w:rsid w:val="002D560C"/>
    <w:rsid w:val="002D5BF7"/>
    <w:rsid w:val="002E264F"/>
    <w:rsid w:val="002E286C"/>
    <w:rsid w:val="002E3862"/>
    <w:rsid w:val="002E7A03"/>
    <w:rsid w:val="002F7607"/>
    <w:rsid w:val="002F766E"/>
    <w:rsid w:val="00303843"/>
    <w:rsid w:val="00316FF9"/>
    <w:rsid w:val="00317CC4"/>
    <w:rsid w:val="00326D19"/>
    <w:rsid w:val="00326FF0"/>
    <w:rsid w:val="00336B53"/>
    <w:rsid w:val="0034060F"/>
    <w:rsid w:val="00347A43"/>
    <w:rsid w:val="00354473"/>
    <w:rsid w:val="00357800"/>
    <w:rsid w:val="003631EB"/>
    <w:rsid w:val="00367868"/>
    <w:rsid w:val="003714E4"/>
    <w:rsid w:val="00371E84"/>
    <w:rsid w:val="003766F9"/>
    <w:rsid w:val="0038243C"/>
    <w:rsid w:val="00382823"/>
    <w:rsid w:val="00383E89"/>
    <w:rsid w:val="00385466"/>
    <w:rsid w:val="00390C8A"/>
    <w:rsid w:val="00391782"/>
    <w:rsid w:val="00392F7A"/>
    <w:rsid w:val="0039418C"/>
    <w:rsid w:val="00394357"/>
    <w:rsid w:val="00397D5A"/>
    <w:rsid w:val="003A0CF2"/>
    <w:rsid w:val="003A606B"/>
    <w:rsid w:val="003A7DBD"/>
    <w:rsid w:val="003A7F0C"/>
    <w:rsid w:val="003B1A08"/>
    <w:rsid w:val="003B1D16"/>
    <w:rsid w:val="003B2EE8"/>
    <w:rsid w:val="003B7C3D"/>
    <w:rsid w:val="003C1210"/>
    <w:rsid w:val="003C3BA9"/>
    <w:rsid w:val="003D1677"/>
    <w:rsid w:val="003D2C9B"/>
    <w:rsid w:val="003E4239"/>
    <w:rsid w:val="003E5010"/>
    <w:rsid w:val="003E7982"/>
    <w:rsid w:val="003F16D9"/>
    <w:rsid w:val="004151BB"/>
    <w:rsid w:val="00420B64"/>
    <w:rsid w:val="00422529"/>
    <w:rsid w:val="00426249"/>
    <w:rsid w:val="00430D96"/>
    <w:rsid w:val="004456C6"/>
    <w:rsid w:val="004500B7"/>
    <w:rsid w:val="00453703"/>
    <w:rsid w:val="0045757B"/>
    <w:rsid w:val="00460CAE"/>
    <w:rsid w:val="00461D12"/>
    <w:rsid w:val="00462586"/>
    <w:rsid w:val="00467130"/>
    <w:rsid w:val="004713DA"/>
    <w:rsid w:val="00476EE5"/>
    <w:rsid w:val="00485758"/>
    <w:rsid w:val="00486AE3"/>
    <w:rsid w:val="004952E3"/>
    <w:rsid w:val="0049697B"/>
    <w:rsid w:val="004A28C2"/>
    <w:rsid w:val="004A2C47"/>
    <w:rsid w:val="004A396D"/>
    <w:rsid w:val="004A4AC5"/>
    <w:rsid w:val="004A4B32"/>
    <w:rsid w:val="004C0267"/>
    <w:rsid w:val="004C07D0"/>
    <w:rsid w:val="004F0548"/>
    <w:rsid w:val="004F5B42"/>
    <w:rsid w:val="004F5EC7"/>
    <w:rsid w:val="00500E79"/>
    <w:rsid w:val="0051389F"/>
    <w:rsid w:val="00513B37"/>
    <w:rsid w:val="00517A0F"/>
    <w:rsid w:val="00522045"/>
    <w:rsid w:val="00522C51"/>
    <w:rsid w:val="00530049"/>
    <w:rsid w:val="00533D90"/>
    <w:rsid w:val="0054285E"/>
    <w:rsid w:val="00546BB9"/>
    <w:rsid w:val="00547BB4"/>
    <w:rsid w:val="00565131"/>
    <w:rsid w:val="005674C2"/>
    <w:rsid w:val="00574E6E"/>
    <w:rsid w:val="00581FB3"/>
    <w:rsid w:val="00583F0D"/>
    <w:rsid w:val="005935BD"/>
    <w:rsid w:val="0059677D"/>
    <w:rsid w:val="00596859"/>
    <w:rsid w:val="00596B3C"/>
    <w:rsid w:val="005A0726"/>
    <w:rsid w:val="005A1DD3"/>
    <w:rsid w:val="005B2C77"/>
    <w:rsid w:val="005B608F"/>
    <w:rsid w:val="005C1F3D"/>
    <w:rsid w:val="005C23A4"/>
    <w:rsid w:val="005C291A"/>
    <w:rsid w:val="005C4FC6"/>
    <w:rsid w:val="005C6E43"/>
    <w:rsid w:val="005D1ACF"/>
    <w:rsid w:val="005D1F4A"/>
    <w:rsid w:val="005D3994"/>
    <w:rsid w:val="005E3E2F"/>
    <w:rsid w:val="005F03B6"/>
    <w:rsid w:val="005F403C"/>
    <w:rsid w:val="005F4963"/>
    <w:rsid w:val="005F5CE8"/>
    <w:rsid w:val="00606692"/>
    <w:rsid w:val="006073DC"/>
    <w:rsid w:val="00616E8F"/>
    <w:rsid w:val="00622D93"/>
    <w:rsid w:val="00624249"/>
    <w:rsid w:val="00625D18"/>
    <w:rsid w:val="00630425"/>
    <w:rsid w:val="0063537B"/>
    <w:rsid w:val="006373FD"/>
    <w:rsid w:val="006420FC"/>
    <w:rsid w:val="00642573"/>
    <w:rsid w:val="00643BD6"/>
    <w:rsid w:val="006476A3"/>
    <w:rsid w:val="00647ECB"/>
    <w:rsid w:val="00650838"/>
    <w:rsid w:val="00651A81"/>
    <w:rsid w:val="00652C66"/>
    <w:rsid w:val="00654E8F"/>
    <w:rsid w:val="006554FD"/>
    <w:rsid w:val="00656EA3"/>
    <w:rsid w:val="00656FB3"/>
    <w:rsid w:val="0066147C"/>
    <w:rsid w:val="006646EA"/>
    <w:rsid w:val="0066559B"/>
    <w:rsid w:val="00673E06"/>
    <w:rsid w:val="006778DC"/>
    <w:rsid w:val="006833C7"/>
    <w:rsid w:val="00684314"/>
    <w:rsid w:val="00684B4F"/>
    <w:rsid w:val="006856F8"/>
    <w:rsid w:val="00690906"/>
    <w:rsid w:val="006949C4"/>
    <w:rsid w:val="00694D02"/>
    <w:rsid w:val="006A192A"/>
    <w:rsid w:val="006A261F"/>
    <w:rsid w:val="006A2DF1"/>
    <w:rsid w:val="006A5EBC"/>
    <w:rsid w:val="006A6202"/>
    <w:rsid w:val="006B10EC"/>
    <w:rsid w:val="006B308F"/>
    <w:rsid w:val="006B6499"/>
    <w:rsid w:val="006C163A"/>
    <w:rsid w:val="006C3DA6"/>
    <w:rsid w:val="006C700C"/>
    <w:rsid w:val="006D101A"/>
    <w:rsid w:val="006D2F1C"/>
    <w:rsid w:val="006D68B3"/>
    <w:rsid w:val="006E47D5"/>
    <w:rsid w:val="006E4A6A"/>
    <w:rsid w:val="006F3BBB"/>
    <w:rsid w:val="007121E3"/>
    <w:rsid w:val="00716E5C"/>
    <w:rsid w:val="007173C9"/>
    <w:rsid w:val="00725DC3"/>
    <w:rsid w:val="00726F50"/>
    <w:rsid w:val="007270CE"/>
    <w:rsid w:val="00731C89"/>
    <w:rsid w:val="007348E1"/>
    <w:rsid w:val="007370D3"/>
    <w:rsid w:val="00740CB3"/>
    <w:rsid w:val="00741A5C"/>
    <w:rsid w:val="007422E9"/>
    <w:rsid w:val="00743C3E"/>
    <w:rsid w:val="0074464E"/>
    <w:rsid w:val="00747EEB"/>
    <w:rsid w:val="0075213F"/>
    <w:rsid w:val="007522B1"/>
    <w:rsid w:val="007525A1"/>
    <w:rsid w:val="00762DAB"/>
    <w:rsid w:val="0076712F"/>
    <w:rsid w:val="00767685"/>
    <w:rsid w:val="00767BB9"/>
    <w:rsid w:val="00770E44"/>
    <w:rsid w:val="00771456"/>
    <w:rsid w:val="007817BC"/>
    <w:rsid w:val="007819C3"/>
    <w:rsid w:val="0078291D"/>
    <w:rsid w:val="00784994"/>
    <w:rsid w:val="00790D3E"/>
    <w:rsid w:val="007A05C4"/>
    <w:rsid w:val="007A0A59"/>
    <w:rsid w:val="007A1572"/>
    <w:rsid w:val="007A212B"/>
    <w:rsid w:val="007A467C"/>
    <w:rsid w:val="007A6C21"/>
    <w:rsid w:val="007B4956"/>
    <w:rsid w:val="007B574D"/>
    <w:rsid w:val="007B5C49"/>
    <w:rsid w:val="007C2BB2"/>
    <w:rsid w:val="007C2D55"/>
    <w:rsid w:val="007C5065"/>
    <w:rsid w:val="007C5CA0"/>
    <w:rsid w:val="007C723B"/>
    <w:rsid w:val="007C7BAF"/>
    <w:rsid w:val="007D2695"/>
    <w:rsid w:val="007D625A"/>
    <w:rsid w:val="007D7E67"/>
    <w:rsid w:val="007F1EAF"/>
    <w:rsid w:val="007F4CF3"/>
    <w:rsid w:val="007F4D0A"/>
    <w:rsid w:val="007F606F"/>
    <w:rsid w:val="00800442"/>
    <w:rsid w:val="00805C5D"/>
    <w:rsid w:val="008118AA"/>
    <w:rsid w:val="00811AD2"/>
    <w:rsid w:val="00811EAC"/>
    <w:rsid w:val="00814F2B"/>
    <w:rsid w:val="00831543"/>
    <w:rsid w:val="008315B1"/>
    <w:rsid w:val="00834B75"/>
    <w:rsid w:val="00844196"/>
    <w:rsid w:val="008448AC"/>
    <w:rsid w:val="00851E96"/>
    <w:rsid w:val="00854DDE"/>
    <w:rsid w:val="00865928"/>
    <w:rsid w:val="0086706D"/>
    <w:rsid w:val="00871C23"/>
    <w:rsid w:val="00871EB9"/>
    <w:rsid w:val="008735F8"/>
    <w:rsid w:val="00873D71"/>
    <w:rsid w:val="00874827"/>
    <w:rsid w:val="00874A76"/>
    <w:rsid w:val="00892DF5"/>
    <w:rsid w:val="008952D8"/>
    <w:rsid w:val="008A117D"/>
    <w:rsid w:val="008A1382"/>
    <w:rsid w:val="008A31B4"/>
    <w:rsid w:val="008A687D"/>
    <w:rsid w:val="008B2D68"/>
    <w:rsid w:val="008B71D1"/>
    <w:rsid w:val="008C5B31"/>
    <w:rsid w:val="008C7AE9"/>
    <w:rsid w:val="008D2A45"/>
    <w:rsid w:val="008E58A8"/>
    <w:rsid w:val="008E65FF"/>
    <w:rsid w:val="008F5630"/>
    <w:rsid w:val="008F61DF"/>
    <w:rsid w:val="00901378"/>
    <w:rsid w:val="00910466"/>
    <w:rsid w:val="009116B6"/>
    <w:rsid w:val="00912294"/>
    <w:rsid w:val="009162C1"/>
    <w:rsid w:val="00921B52"/>
    <w:rsid w:val="009258CD"/>
    <w:rsid w:val="009318DC"/>
    <w:rsid w:val="009346B4"/>
    <w:rsid w:val="00946BC1"/>
    <w:rsid w:val="00947F7D"/>
    <w:rsid w:val="009513FB"/>
    <w:rsid w:val="009543B5"/>
    <w:rsid w:val="00963BDF"/>
    <w:rsid w:val="009757A6"/>
    <w:rsid w:val="00982682"/>
    <w:rsid w:val="009872FD"/>
    <w:rsid w:val="009874D1"/>
    <w:rsid w:val="00991F3B"/>
    <w:rsid w:val="00994510"/>
    <w:rsid w:val="00996397"/>
    <w:rsid w:val="009973DD"/>
    <w:rsid w:val="009A1214"/>
    <w:rsid w:val="009A362A"/>
    <w:rsid w:val="009A5F0C"/>
    <w:rsid w:val="009A6E59"/>
    <w:rsid w:val="009B028E"/>
    <w:rsid w:val="009B058A"/>
    <w:rsid w:val="009B10EF"/>
    <w:rsid w:val="009B1422"/>
    <w:rsid w:val="009C4D6D"/>
    <w:rsid w:val="009C6D92"/>
    <w:rsid w:val="009D227A"/>
    <w:rsid w:val="009E07E8"/>
    <w:rsid w:val="009E1CF8"/>
    <w:rsid w:val="009F5AD1"/>
    <w:rsid w:val="00A017D4"/>
    <w:rsid w:val="00A03447"/>
    <w:rsid w:val="00A04808"/>
    <w:rsid w:val="00A20701"/>
    <w:rsid w:val="00A27CD5"/>
    <w:rsid w:val="00A47A29"/>
    <w:rsid w:val="00A5225D"/>
    <w:rsid w:val="00A5239B"/>
    <w:rsid w:val="00A569A5"/>
    <w:rsid w:val="00A56BE9"/>
    <w:rsid w:val="00A60E46"/>
    <w:rsid w:val="00A61D5D"/>
    <w:rsid w:val="00A62973"/>
    <w:rsid w:val="00A64425"/>
    <w:rsid w:val="00A6457E"/>
    <w:rsid w:val="00A654BE"/>
    <w:rsid w:val="00A72A8C"/>
    <w:rsid w:val="00A740D6"/>
    <w:rsid w:val="00A75F1B"/>
    <w:rsid w:val="00A76DAE"/>
    <w:rsid w:val="00A80EBA"/>
    <w:rsid w:val="00A83ED1"/>
    <w:rsid w:val="00A92396"/>
    <w:rsid w:val="00A96D2A"/>
    <w:rsid w:val="00A97456"/>
    <w:rsid w:val="00AA0D37"/>
    <w:rsid w:val="00AB2038"/>
    <w:rsid w:val="00AB44C0"/>
    <w:rsid w:val="00AC0C19"/>
    <w:rsid w:val="00AC5EDA"/>
    <w:rsid w:val="00AD07F1"/>
    <w:rsid w:val="00AD172E"/>
    <w:rsid w:val="00AD1C8B"/>
    <w:rsid w:val="00AD2741"/>
    <w:rsid w:val="00AD734E"/>
    <w:rsid w:val="00AE43A6"/>
    <w:rsid w:val="00AE4AD3"/>
    <w:rsid w:val="00AE4DFF"/>
    <w:rsid w:val="00AE550A"/>
    <w:rsid w:val="00AE7B2A"/>
    <w:rsid w:val="00AF0647"/>
    <w:rsid w:val="00AF317A"/>
    <w:rsid w:val="00B00754"/>
    <w:rsid w:val="00B010DF"/>
    <w:rsid w:val="00B04CFC"/>
    <w:rsid w:val="00B2197C"/>
    <w:rsid w:val="00B21FE3"/>
    <w:rsid w:val="00B232DC"/>
    <w:rsid w:val="00B25979"/>
    <w:rsid w:val="00B356BC"/>
    <w:rsid w:val="00B36F33"/>
    <w:rsid w:val="00B40CBD"/>
    <w:rsid w:val="00B448A9"/>
    <w:rsid w:val="00B45B70"/>
    <w:rsid w:val="00B539C4"/>
    <w:rsid w:val="00B53A87"/>
    <w:rsid w:val="00B550EE"/>
    <w:rsid w:val="00B57055"/>
    <w:rsid w:val="00B61ED0"/>
    <w:rsid w:val="00B6341D"/>
    <w:rsid w:val="00B64123"/>
    <w:rsid w:val="00B64D93"/>
    <w:rsid w:val="00B67DDE"/>
    <w:rsid w:val="00B716B9"/>
    <w:rsid w:val="00B7220C"/>
    <w:rsid w:val="00B76A79"/>
    <w:rsid w:val="00B80608"/>
    <w:rsid w:val="00B8440E"/>
    <w:rsid w:val="00B84A1B"/>
    <w:rsid w:val="00B90B17"/>
    <w:rsid w:val="00B94D15"/>
    <w:rsid w:val="00B96D82"/>
    <w:rsid w:val="00BB2AE4"/>
    <w:rsid w:val="00BC3C57"/>
    <w:rsid w:val="00BC3F67"/>
    <w:rsid w:val="00BC6948"/>
    <w:rsid w:val="00BC77C5"/>
    <w:rsid w:val="00BC7F1C"/>
    <w:rsid w:val="00BD2D60"/>
    <w:rsid w:val="00BD5E1A"/>
    <w:rsid w:val="00BE33E7"/>
    <w:rsid w:val="00BE4422"/>
    <w:rsid w:val="00BF0D57"/>
    <w:rsid w:val="00BF5058"/>
    <w:rsid w:val="00C0243F"/>
    <w:rsid w:val="00C06A56"/>
    <w:rsid w:val="00C13838"/>
    <w:rsid w:val="00C1415E"/>
    <w:rsid w:val="00C14BF7"/>
    <w:rsid w:val="00C16B2B"/>
    <w:rsid w:val="00C20D20"/>
    <w:rsid w:val="00C214A4"/>
    <w:rsid w:val="00C217AA"/>
    <w:rsid w:val="00C227AC"/>
    <w:rsid w:val="00C33964"/>
    <w:rsid w:val="00C33ACF"/>
    <w:rsid w:val="00C360F1"/>
    <w:rsid w:val="00C37E15"/>
    <w:rsid w:val="00C413A0"/>
    <w:rsid w:val="00C465EB"/>
    <w:rsid w:val="00C47272"/>
    <w:rsid w:val="00C53E5B"/>
    <w:rsid w:val="00C569BF"/>
    <w:rsid w:val="00C62198"/>
    <w:rsid w:val="00C6351D"/>
    <w:rsid w:val="00C679AA"/>
    <w:rsid w:val="00C67A12"/>
    <w:rsid w:val="00C70EC5"/>
    <w:rsid w:val="00C77A84"/>
    <w:rsid w:val="00C8195D"/>
    <w:rsid w:val="00C83F46"/>
    <w:rsid w:val="00C90782"/>
    <w:rsid w:val="00C94FF6"/>
    <w:rsid w:val="00CA407E"/>
    <w:rsid w:val="00CA4ECC"/>
    <w:rsid w:val="00CB0A41"/>
    <w:rsid w:val="00CB6DBB"/>
    <w:rsid w:val="00CC1401"/>
    <w:rsid w:val="00CC23C4"/>
    <w:rsid w:val="00CC38DE"/>
    <w:rsid w:val="00CC71C8"/>
    <w:rsid w:val="00CC7EBF"/>
    <w:rsid w:val="00CD0210"/>
    <w:rsid w:val="00CD0780"/>
    <w:rsid w:val="00CD4F26"/>
    <w:rsid w:val="00CD6D72"/>
    <w:rsid w:val="00CD7AC8"/>
    <w:rsid w:val="00CE6373"/>
    <w:rsid w:val="00CF519B"/>
    <w:rsid w:val="00CF77FA"/>
    <w:rsid w:val="00D01448"/>
    <w:rsid w:val="00D036EA"/>
    <w:rsid w:val="00D04691"/>
    <w:rsid w:val="00D06628"/>
    <w:rsid w:val="00D0793D"/>
    <w:rsid w:val="00D13689"/>
    <w:rsid w:val="00D13C05"/>
    <w:rsid w:val="00D14C8F"/>
    <w:rsid w:val="00D157A3"/>
    <w:rsid w:val="00D17AAD"/>
    <w:rsid w:val="00D20294"/>
    <w:rsid w:val="00D236C8"/>
    <w:rsid w:val="00D23B69"/>
    <w:rsid w:val="00D24578"/>
    <w:rsid w:val="00D27ACC"/>
    <w:rsid w:val="00D32EEF"/>
    <w:rsid w:val="00D34867"/>
    <w:rsid w:val="00D363A5"/>
    <w:rsid w:val="00D36EC2"/>
    <w:rsid w:val="00D47E87"/>
    <w:rsid w:val="00D51A7B"/>
    <w:rsid w:val="00D51C62"/>
    <w:rsid w:val="00D57211"/>
    <w:rsid w:val="00D615BE"/>
    <w:rsid w:val="00D61918"/>
    <w:rsid w:val="00D63D7D"/>
    <w:rsid w:val="00D673FD"/>
    <w:rsid w:val="00D73D6B"/>
    <w:rsid w:val="00DA0D37"/>
    <w:rsid w:val="00DA2BDB"/>
    <w:rsid w:val="00DA2E2A"/>
    <w:rsid w:val="00DB60A4"/>
    <w:rsid w:val="00DC257B"/>
    <w:rsid w:val="00DC2C62"/>
    <w:rsid w:val="00DC311F"/>
    <w:rsid w:val="00DD1288"/>
    <w:rsid w:val="00DD2B14"/>
    <w:rsid w:val="00DD4D12"/>
    <w:rsid w:val="00DD6BA5"/>
    <w:rsid w:val="00DE019F"/>
    <w:rsid w:val="00DE2736"/>
    <w:rsid w:val="00DE5C5C"/>
    <w:rsid w:val="00DF3846"/>
    <w:rsid w:val="00DF3EBA"/>
    <w:rsid w:val="00DF6986"/>
    <w:rsid w:val="00DF6F72"/>
    <w:rsid w:val="00E02031"/>
    <w:rsid w:val="00E03045"/>
    <w:rsid w:val="00E03EB2"/>
    <w:rsid w:val="00E1099C"/>
    <w:rsid w:val="00E12B3C"/>
    <w:rsid w:val="00E13488"/>
    <w:rsid w:val="00E229B3"/>
    <w:rsid w:val="00E31086"/>
    <w:rsid w:val="00E4202C"/>
    <w:rsid w:val="00E44DB0"/>
    <w:rsid w:val="00E652AB"/>
    <w:rsid w:val="00E7138C"/>
    <w:rsid w:val="00E71824"/>
    <w:rsid w:val="00E76A6A"/>
    <w:rsid w:val="00E85BA8"/>
    <w:rsid w:val="00E905FA"/>
    <w:rsid w:val="00E9186D"/>
    <w:rsid w:val="00E9199B"/>
    <w:rsid w:val="00E97D76"/>
    <w:rsid w:val="00EA105D"/>
    <w:rsid w:val="00EA1B9E"/>
    <w:rsid w:val="00EA3AA3"/>
    <w:rsid w:val="00EB2C7C"/>
    <w:rsid w:val="00EC2236"/>
    <w:rsid w:val="00EC6E2C"/>
    <w:rsid w:val="00ED7CD6"/>
    <w:rsid w:val="00EE0600"/>
    <w:rsid w:val="00EF090B"/>
    <w:rsid w:val="00EF31DE"/>
    <w:rsid w:val="00EF5B69"/>
    <w:rsid w:val="00EF6331"/>
    <w:rsid w:val="00EF774F"/>
    <w:rsid w:val="00F058CB"/>
    <w:rsid w:val="00F05DBE"/>
    <w:rsid w:val="00F1115C"/>
    <w:rsid w:val="00F14952"/>
    <w:rsid w:val="00F166BF"/>
    <w:rsid w:val="00F3412E"/>
    <w:rsid w:val="00F34221"/>
    <w:rsid w:val="00F37DEE"/>
    <w:rsid w:val="00F42B81"/>
    <w:rsid w:val="00F50C45"/>
    <w:rsid w:val="00F52460"/>
    <w:rsid w:val="00F52B4C"/>
    <w:rsid w:val="00F53977"/>
    <w:rsid w:val="00F54862"/>
    <w:rsid w:val="00F6621D"/>
    <w:rsid w:val="00F66D4E"/>
    <w:rsid w:val="00F734A7"/>
    <w:rsid w:val="00F76FA7"/>
    <w:rsid w:val="00F831AC"/>
    <w:rsid w:val="00F860BB"/>
    <w:rsid w:val="00F8680C"/>
    <w:rsid w:val="00F86B86"/>
    <w:rsid w:val="00F93471"/>
    <w:rsid w:val="00F965AA"/>
    <w:rsid w:val="00FA0A90"/>
    <w:rsid w:val="00FA34FB"/>
    <w:rsid w:val="00FB289B"/>
    <w:rsid w:val="00FB3D75"/>
    <w:rsid w:val="00FD2056"/>
    <w:rsid w:val="00FD46DC"/>
    <w:rsid w:val="00FD6AC4"/>
    <w:rsid w:val="00FE0443"/>
    <w:rsid w:val="00FE12AF"/>
    <w:rsid w:val="00FE5F78"/>
    <w:rsid w:val="00FE7D76"/>
    <w:rsid w:val="00FF2838"/>
    <w:rsid w:val="00FF2D48"/>
    <w:rsid w:val="00FF4499"/>
    <w:rsid w:val="00FF6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9ED76"/>
  <w15:chartTrackingRefBased/>
  <w15:docId w15:val="{4AE98572-3230-4D8C-8F84-763C73F7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0D3E"/>
    <w:pPr>
      <w:ind w:firstLineChars="200" w:firstLine="420"/>
    </w:pPr>
  </w:style>
  <w:style w:type="character" w:styleId="a4">
    <w:name w:val="annotation reference"/>
    <w:basedOn w:val="a0"/>
    <w:uiPriority w:val="99"/>
    <w:semiHidden/>
    <w:unhideWhenUsed/>
    <w:rsid w:val="00790D3E"/>
    <w:rPr>
      <w:sz w:val="21"/>
      <w:szCs w:val="21"/>
    </w:rPr>
  </w:style>
  <w:style w:type="paragraph" w:styleId="a5">
    <w:name w:val="annotation text"/>
    <w:basedOn w:val="a"/>
    <w:link w:val="a6"/>
    <w:uiPriority w:val="99"/>
    <w:unhideWhenUsed/>
    <w:rsid w:val="00790D3E"/>
    <w:pPr>
      <w:jc w:val="left"/>
    </w:pPr>
  </w:style>
  <w:style w:type="character" w:customStyle="1" w:styleId="a6">
    <w:name w:val="批注文字 字符"/>
    <w:basedOn w:val="a0"/>
    <w:link w:val="a5"/>
    <w:uiPriority w:val="99"/>
    <w:rsid w:val="00790D3E"/>
  </w:style>
  <w:style w:type="paragraph" w:styleId="a7">
    <w:name w:val="Balloon Text"/>
    <w:basedOn w:val="a"/>
    <w:link w:val="a8"/>
    <w:uiPriority w:val="99"/>
    <w:semiHidden/>
    <w:unhideWhenUsed/>
    <w:rsid w:val="00790D3E"/>
    <w:rPr>
      <w:sz w:val="18"/>
      <w:szCs w:val="18"/>
    </w:rPr>
  </w:style>
  <w:style w:type="character" w:customStyle="1" w:styleId="a8">
    <w:name w:val="批注框文本 字符"/>
    <w:basedOn w:val="a0"/>
    <w:link w:val="a7"/>
    <w:uiPriority w:val="99"/>
    <w:semiHidden/>
    <w:rsid w:val="00790D3E"/>
    <w:rPr>
      <w:sz w:val="18"/>
      <w:szCs w:val="18"/>
    </w:rPr>
  </w:style>
  <w:style w:type="table" w:styleId="a9">
    <w:name w:val="Table Grid"/>
    <w:basedOn w:val="a1"/>
    <w:uiPriority w:val="39"/>
    <w:rsid w:val="00C36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EC6E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C6E2C"/>
    <w:rPr>
      <w:sz w:val="18"/>
      <w:szCs w:val="18"/>
    </w:rPr>
  </w:style>
  <w:style w:type="paragraph" w:styleId="ac">
    <w:name w:val="footer"/>
    <w:basedOn w:val="a"/>
    <w:link w:val="ad"/>
    <w:uiPriority w:val="99"/>
    <w:unhideWhenUsed/>
    <w:rsid w:val="00EC6E2C"/>
    <w:pPr>
      <w:tabs>
        <w:tab w:val="center" w:pos="4153"/>
        <w:tab w:val="right" w:pos="8306"/>
      </w:tabs>
      <w:snapToGrid w:val="0"/>
      <w:jc w:val="left"/>
    </w:pPr>
    <w:rPr>
      <w:sz w:val="18"/>
      <w:szCs w:val="18"/>
    </w:rPr>
  </w:style>
  <w:style w:type="character" w:customStyle="1" w:styleId="ad">
    <w:name w:val="页脚 字符"/>
    <w:basedOn w:val="a0"/>
    <w:link w:val="ac"/>
    <w:uiPriority w:val="99"/>
    <w:rsid w:val="00EC6E2C"/>
    <w:rPr>
      <w:sz w:val="18"/>
      <w:szCs w:val="18"/>
    </w:rPr>
  </w:style>
  <w:style w:type="paragraph" w:styleId="ae">
    <w:name w:val="annotation subject"/>
    <w:basedOn w:val="a5"/>
    <w:next w:val="a5"/>
    <w:link w:val="af"/>
    <w:uiPriority w:val="99"/>
    <w:semiHidden/>
    <w:unhideWhenUsed/>
    <w:rsid w:val="00C67A12"/>
    <w:rPr>
      <w:b/>
      <w:bCs/>
    </w:rPr>
  </w:style>
  <w:style w:type="character" w:customStyle="1" w:styleId="af">
    <w:name w:val="批注主题 字符"/>
    <w:basedOn w:val="a6"/>
    <w:link w:val="ae"/>
    <w:uiPriority w:val="99"/>
    <w:semiHidden/>
    <w:rsid w:val="00C67A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2191">
      <w:bodyDiv w:val="1"/>
      <w:marLeft w:val="0"/>
      <w:marRight w:val="0"/>
      <w:marTop w:val="0"/>
      <w:marBottom w:val="0"/>
      <w:divBdr>
        <w:top w:val="none" w:sz="0" w:space="0" w:color="auto"/>
        <w:left w:val="none" w:sz="0" w:space="0" w:color="auto"/>
        <w:bottom w:val="none" w:sz="0" w:space="0" w:color="auto"/>
        <w:right w:val="none" w:sz="0" w:space="0" w:color="auto"/>
      </w:divBdr>
    </w:div>
    <w:div w:id="102243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package" Target="embeddings/Microsoft_Visio_Drawing12.vsdx"/><Relationship Id="rId55" Type="http://schemas.microsoft.com/office/2016/09/relationships/commentsIds" Target="commentsIds.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omments" Target="comments.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image" Target="media/image33.emf"/><Relationship Id="rId8" Type="http://schemas.openxmlformats.org/officeDocument/2006/relationships/package" Target="embeddings/Microsoft_Visio_Drawing.vsdx"/><Relationship Id="rId51" Type="http://schemas.openxmlformats.org/officeDocument/2006/relationships/image" Target="media/image32.emf"/><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microsoft.com/office/2011/relationships/people" Target="people.xml"/><Relationship Id="rId20" Type="http://schemas.openxmlformats.org/officeDocument/2006/relationships/package" Target="embeddings/Microsoft_Visio_Drawing6.vsdx"/><Relationship Id="rId41" Type="http://schemas.openxmlformats.org/officeDocument/2006/relationships/image" Target="media/image24.png"/><Relationship Id="rId54"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image" Target="media/image19.png"/><Relationship Id="rId49" Type="http://schemas.openxmlformats.org/officeDocument/2006/relationships/image" Target="media/image31.emf"/><Relationship Id="rId57" Type="http://schemas.openxmlformats.org/officeDocument/2006/relationships/package" Target="embeddings/Microsoft_Visio_Drawing14.vsdx"/><Relationship Id="rId10" Type="http://schemas.openxmlformats.org/officeDocument/2006/relationships/package" Target="embeddings/Microsoft_Visio_Drawing1.vsdx"/><Relationship Id="rId31" Type="http://schemas.openxmlformats.org/officeDocument/2006/relationships/image" Target="media/image14.png"/><Relationship Id="rId44" Type="http://schemas.openxmlformats.org/officeDocument/2006/relationships/package" Target="embeddings/Microsoft_Visio_Drawing11.vsdx"/><Relationship Id="rId52" Type="http://schemas.openxmlformats.org/officeDocument/2006/relationships/package" Target="embeddings/Microsoft_Visio_Drawing13.vsdx"/><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1393</TotalTime>
  <Pages>1</Pages>
  <Words>4057</Words>
  <Characters>23126</Characters>
  <Application>Microsoft Office Word</Application>
  <DocSecurity>0</DocSecurity>
  <Lines>192</Lines>
  <Paragraphs>54</Paragraphs>
  <ScaleCrop>false</ScaleCrop>
  <Company/>
  <LinksUpToDate>false</LinksUpToDate>
  <CharactersWithSpaces>27129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Tewen</dc:creator>
  <cp:keywords/>
  <dc:description/>
  <cp:lastModifiedBy>Tewen</cp:lastModifiedBy>
  <cp:revision>85</cp:revision>
  <dcterms:created xsi:type="dcterms:W3CDTF">2019-01-17T03:00:00Z</dcterms:created>
  <dcterms:modified xsi:type="dcterms:W3CDTF">2019-03-01T03:28:00Z</dcterms:modified>
</cp:coreProperties>
</file>